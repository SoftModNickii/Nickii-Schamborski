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321BD" w:rsidRDefault="00621001">
      <w:pPr>
        <w:rPr>
          <w:b/>
        </w:rPr>
      </w:pPr>
      <w:r>
        <w:rPr>
          <w:b/>
        </w:rPr>
        <w:t xml:space="preserve">Nick Schamborskis Interfaces gesellschaftlicher Umstellung </w:t>
      </w:r>
    </w:p>
    <w:p w14:paraId="00000002" w14:textId="77777777" w:rsidR="00C321BD" w:rsidRDefault="00621001">
      <w:pPr>
        <w:rPr>
          <w:b/>
        </w:rPr>
      </w:pPr>
      <w:r>
        <w:rPr>
          <w:b/>
        </w:rPr>
        <w:t xml:space="preserve">Vom individuell erzeugten Wert des Kunstwerks zu kollektiv legitimierten </w:t>
      </w:r>
      <w:proofErr w:type="spellStart"/>
      <w:r>
        <w:rPr>
          <w:b/>
        </w:rPr>
        <w:t>Commons</w:t>
      </w:r>
      <w:proofErr w:type="spellEnd"/>
    </w:p>
    <w:p w14:paraId="00000003" w14:textId="77777777" w:rsidR="00C321BD" w:rsidRDefault="00C321BD">
      <w:pPr>
        <w:rPr>
          <w:b/>
        </w:rPr>
      </w:pPr>
    </w:p>
    <w:p w14:paraId="00000004" w14:textId="77777777" w:rsidR="00C321BD" w:rsidRDefault="00621001">
      <w:pPr>
        <w:rPr>
          <w:b/>
        </w:rPr>
      </w:pPr>
      <w:r>
        <w:rPr>
          <w:b/>
        </w:rPr>
        <w:t xml:space="preserve">María Inés Plaza Lazo </w:t>
      </w:r>
    </w:p>
    <w:p w14:paraId="00000005" w14:textId="77777777" w:rsidR="00C321BD" w:rsidRDefault="00C321BD"/>
    <w:p w14:paraId="00000006" w14:textId="77777777" w:rsidR="00C321BD" w:rsidRDefault="00621001">
      <w:r>
        <w:t xml:space="preserve">Ohne Ausnahme thematisieren die Arbeiten von Nick Schamborski die Problematik der Identitätspolitik in Deutschland. Episoden von gesellschaftlicher Gewalt, ergo toxischer Männlichkeit, Rassismus, Diskriminierung, Unachtsamkeit, Kapitalismus stellen zusammen eindeutig eine </w:t>
      </w:r>
      <w:proofErr w:type="spellStart"/>
      <w:r>
        <w:t>dekolonialisierende</w:t>
      </w:r>
      <w:proofErr w:type="spellEnd"/>
      <w:r>
        <w:t xml:space="preserve"> Intention dar. Der </w:t>
      </w:r>
      <w:proofErr w:type="spellStart"/>
      <w:r>
        <w:t>dekolonialisierenden</w:t>
      </w:r>
      <w:proofErr w:type="spellEnd"/>
      <w:r>
        <w:t xml:space="preserve"> Intention liegen zweifellos die heutigen Krisen zugrunde, wogegen sich der Künstler als Studierender immer wieder stellt. Es besteht kein Zweifel, dass Nick Schamborski sich in Bezug auf strukturelle Verantwortungen innerhalb der Hochschule für Bildende Künste Braunschweig aktivistisch engagiert, zumal er auch eine repräsentative Stimme für die anderen führt. Die anderen; das ist eine latente Frage, auch in allen Arbeiten des Künstlers. </w:t>
      </w:r>
    </w:p>
    <w:p w14:paraId="00000007" w14:textId="77777777" w:rsidR="00C321BD" w:rsidRDefault="00C321BD"/>
    <w:p w14:paraId="00000008" w14:textId="01A05114" w:rsidR="00C321BD" w:rsidRDefault="00621001">
      <w:r>
        <w:t xml:space="preserve">Durch die alltäglichsten Instrumente der Digital Natives abstrahiert er bewusst die Codes seiner sozialen Verfassung, um diese mit Templates des Marketing- und </w:t>
      </w:r>
      <w:proofErr w:type="spellStart"/>
      <w:r>
        <w:t>Social</w:t>
      </w:r>
      <w:proofErr w:type="spellEnd"/>
      <w:r>
        <w:t>-Media-Vokabulars zu konterkarieren. Oder anders gesagt, um durch eine elliptische Form der Verfremdung sozusagen Innen- und Außenwelt der geistigen Konstruktion zu zeigen. Die von Nick Schamborski dargestellten Erfahrungen der physischen Welt werden durch die Drastik s/einer flüsternden Stimme überspitzt; denn sanfter, gruseliger kann die Verbindung von Kontemplation und Gewalt kaum hergestellt werden. Bemerkenswert dabei sind die Momente, in denen diese Verbindung entsteht und explizit moralische Schlussfolgerungen, Drohungen oder Ratschläge für sich sprechen</w:t>
      </w:r>
      <w:del w:id="0" w:author="Anne Renner" w:date="2021-07-05T14:29:00Z">
        <w:r w:rsidDel="00721B0B">
          <w:delText xml:space="preserve"> gesprochen lassen werden</w:delText>
        </w:r>
      </w:del>
      <w:r>
        <w:t>.</w:t>
      </w:r>
    </w:p>
    <w:p w14:paraId="00000009" w14:textId="77777777" w:rsidR="00C321BD" w:rsidRDefault="00C321BD"/>
    <w:p w14:paraId="0000000A" w14:textId="77777777" w:rsidR="00C321BD" w:rsidRDefault="00621001">
      <w:r>
        <w:t xml:space="preserve">Nick Schamborski lässt die dargestellten kolonialen Konflikte auf keinen Fall aus einer deutschen Leitkultur resultierende Perversionen nachbilden, sondern er will eine unverarbeitete faschistische Vergangenheit Deutschlands sichtbar machen. Doch wie erklärt Nick Schamborski eine so komplexe Lage einer Landesgeschichte durch seine Praxis? Wie lassen sich die großen Begriffe der Identitätspolitik hierbei verarbeiten? Oder wie </w:t>
      </w:r>
      <w:proofErr w:type="spellStart"/>
      <w:r>
        <w:t>Kolja</w:t>
      </w:r>
      <w:proofErr w:type="spellEnd"/>
      <w:r>
        <w:t xml:space="preserve"> Reichert in seinem Essay „More </w:t>
      </w:r>
      <w:proofErr w:type="spellStart"/>
      <w:r>
        <w:t>Contamination</w:t>
      </w:r>
      <w:proofErr w:type="spellEnd"/>
      <w:r>
        <w:t xml:space="preserve">, </w:t>
      </w:r>
      <w:proofErr w:type="spellStart"/>
      <w:r>
        <w:t>Please</w:t>
      </w:r>
      <w:proofErr w:type="spellEnd"/>
      <w:r>
        <w:t>!“ formulierte: „Wie sind wir in destruktive Abstraktionen wie Identität oder Toxizität verfangen?</w:t>
      </w:r>
      <w:r>
        <w:rPr>
          <w:vertAlign w:val="superscript"/>
        </w:rPr>
        <w:footnoteReference w:id="1"/>
      </w:r>
      <w:r>
        <w:t xml:space="preserve">￼ </w:t>
      </w:r>
    </w:p>
    <w:p w14:paraId="0000000B" w14:textId="77777777" w:rsidR="00C321BD" w:rsidRDefault="00C321BD"/>
    <w:p w14:paraId="0000000C" w14:textId="44FE5E2E" w:rsidR="00C321BD" w:rsidRDefault="00621001">
      <w:r>
        <w:t xml:space="preserve">Mein Beitrag zur Kontextualisierung von Nick Schamborskis Untersuchungen, mit den Mitteln der Kunstproduktion, soll zeigen, wie sich alles um eine aggressive Urteilsökonomie dreht, wie der Künstler ist und wie er sich selbst als Algorithmus darstellt. Dieser Akt, sich in eine Tradition von Selbstdarstellung zum Selbstporträt </w:t>
      </w:r>
      <w:ins w:id="1" w:author="Anne Renner" w:date="2021-07-06T13:51:00Z">
        <w:r w:rsidR="004737A1">
          <w:t>ein</w:t>
        </w:r>
      </w:ins>
      <w:r>
        <w:t>zu</w:t>
      </w:r>
      <w:del w:id="2" w:author="Anne Renner" w:date="2021-07-06T13:51:00Z">
        <w:r w:rsidDel="004737A1">
          <w:delText xml:space="preserve"> </w:delText>
        </w:r>
      </w:del>
      <w:r>
        <w:t xml:space="preserve">schreiben, gelingt, da Nick es ständig zum Schwanken bringt. Vom individuell erzeugten Wert des Kunstwerks zu kollektiv legitimierten </w:t>
      </w:r>
      <w:proofErr w:type="spellStart"/>
      <w:r>
        <w:t>Commons</w:t>
      </w:r>
      <w:proofErr w:type="spellEnd"/>
      <w:r>
        <w:t>.</w:t>
      </w:r>
    </w:p>
    <w:p w14:paraId="0000000D" w14:textId="77777777" w:rsidR="00C321BD" w:rsidRDefault="00C321BD"/>
    <w:p w14:paraId="0000000E" w14:textId="77777777" w:rsidR="00C321BD" w:rsidRDefault="00621001">
      <w:pPr>
        <w:rPr>
          <w:b/>
        </w:rPr>
      </w:pPr>
      <w:r>
        <w:rPr>
          <w:b/>
        </w:rPr>
        <w:t xml:space="preserve">[1] Nick, </w:t>
      </w:r>
      <w:proofErr w:type="spellStart"/>
      <w:r>
        <w:rPr>
          <w:b/>
        </w:rPr>
        <w:t>Subjektivitäten</w:t>
      </w:r>
      <w:proofErr w:type="spellEnd"/>
    </w:p>
    <w:p w14:paraId="0000000F" w14:textId="77777777" w:rsidR="00C321BD" w:rsidRDefault="00C321BD">
      <w:pPr>
        <w:rPr>
          <w:b/>
        </w:rPr>
      </w:pPr>
    </w:p>
    <w:p w14:paraId="00000010" w14:textId="77777777" w:rsidR="00C321BD" w:rsidRDefault="00621001">
      <w:r>
        <w:lastRenderedPageBreak/>
        <w:t xml:space="preserve">Aus Anlass der Preisträger*innen-Ausstellung in der Bundeskunsthalle in Bonn tritt die von Heinrich Hoffmann (1809-1894) entworfene und die pädagogische Literatur des 19./20. Jahrhunderts prägende Figur des </w:t>
      </w:r>
      <w:r>
        <w:rPr>
          <w:sz w:val="24"/>
          <w:szCs w:val="24"/>
        </w:rPr>
        <w:t>„</w:t>
      </w:r>
      <w:r>
        <w:t>Struwwelpeter</w:t>
      </w:r>
      <w:r>
        <w:rPr>
          <w:sz w:val="24"/>
          <w:szCs w:val="24"/>
        </w:rPr>
        <w:t>“</w:t>
      </w:r>
      <w:r>
        <w:t xml:space="preserve">, in den Vordergrund von Nick Schamborskis </w:t>
      </w:r>
      <w:proofErr w:type="spellStart"/>
      <w:r>
        <w:t>installativen</w:t>
      </w:r>
      <w:proofErr w:type="spellEnd"/>
      <w:r>
        <w:t xml:space="preserve"> und multimedialen Interventionen. Sie sind auf den Fluren der Bundeskunsthalle in großformatigen Prints zu sehen. </w:t>
      </w:r>
      <w:r>
        <w:rPr>
          <w:sz w:val="24"/>
          <w:szCs w:val="24"/>
        </w:rPr>
        <w:t>„</w:t>
      </w:r>
      <w:r>
        <w:t>Der Struwwelpeter</w:t>
      </w:r>
      <w:r>
        <w:rPr>
          <w:sz w:val="24"/>
          <w:szCs w:val="24"/>
        </w:rPr>
        <w:t>“</w:t>
      </w:r>
      <w:r>
        <w:t xml:space="preserve"> oder</w:t>
      </w:r>
      <w:r>
        <w:rPr>
          <w:sz w:val="24"/>
          <w:szCs w:val="24"/>
        </w:rPr>
        <w:t xml:space="preserve"> „</w:t>
      </w:r>
      <w:r>
        <w:t>Lustige Geschichten und drollige Bilder</w:t>
      </w:r>
      <w:r>
        <w:rPr>
          <w:sz w:val="24"/>
          <w:szCs w:val="24"/>
        </w:rPr>
        <w:t>“</w:t>
      </w:r>
      <w:r>
        <w:t xml:space="preserve"> ist eine Reihe von zehn illustrierten Versgeschichten, die der Gattung der „Warngeschichten“ zugeschrieben wurden. Diese „klassische Form“ des fabelhaften Märchens verschmilzt mit der Form des </w:t>
      </w:r>
      <w:proofErr w:type="spellStart"/>
      <w:r>
        <w:t>Memes</w:t>
      </w:r>
      <w:proofErr w:type="spellEnd"/>
      <w:r>
        <w:t xml:space="preserve"> zur politischen Form. Ein semiotisches Element einer Kultur oder eines Verhaltenssystems, das von einem Individuum auf ein anderes durch Nachahmung oder andere nicht-genetische Mittel übertragen wird, ergo: Ein Bild, das immer wieder, je nach Botschaft, angeeignet und manipuliert wird.</w:t>
      </w:r>
    </w:p>
    <w:p w14:paraId="00000011" w14:textId="77777777" w:rsidR="00C321BD" w:rsidRDefault="00C321BD"/>
    <w:p w14:paraId="00000012" w14:textId="77777777" w:rsidR="00C321BD" w:rsidRDefault="00621001">
      <w:r>
        <w:t xml:space="preserve">Mir wurde die Gelegenheit gegeben, mit Nick Schamborski einen Dialog zu führen </w:t>
      </w:r>
      <w:r>
        <w:rPr>
          <w:sz w:val="24"/>
          <w:szCs w:val="24"/>
        </w:rPr>
        <w:t>–</w:t>
      </w:r>
      <w:r>
        <w:t xml:space="preserve"> zu seiner argumentativen Praxis in seinen künstlerischen Formationsjahren, in denen er hauptsächlich mit Werbung und fiktionalen Formen der Selbstdarstellung im Internet arbeitete. Bei den ersten Zoom-Treffen vermittelte er mir sofort den Eindruck, er stelle sich </w:t>
      </w:r>
      <w:proofErr w:type="spellStart"/>
      <w:r>
        <w:t>sich</w:t>
      </w:r>
      <w:proofErr w:type="spellEnd"/>
      <w:r>
        <w:t xml:space="preserve"> selbst nicht als einen Künstler vor, sondern als viele. Viele, d.h. jeder einzelne der Studierenden an der Hochschule für Bildende Künste Braunschweig tauchte in unseren ersten Gesprächen auf, dazu </w:t>
      </w:r>
      <w:proofErr w:type="gramStart"/>
      <w:r>
        <w:t>die Professor</w:t>
      </w:r>
      <w:proofErr w:type="gramEnd"/>
      <w:r>
        <w:t xml:space="preserve">*innen, die Familien, einfach alle. Als Studierender sieht er sich als Teil einer sozialen Revolution, die bedeutende (fällige) institutionelle Veränderungen in Deutschland erzwingt, z.B. die, ein neues Vokabular einzuführen und die, die diskriminierenden Praktiken und Richtlinien erkennbar zu machen. Diese Revolution fängt bei einer feministischen Alltags-Kritik an, die ihn und alle anderen Alliierten mit einem internationalen Demokratisierungsprozess verknüpft, der das patriarchale Verhalten von Professor*innen nicht nur theoretisch, sondern auch praktisch differenziert. </w:t>
      </w:r>
    </w:p>
    <w:p w14:paraId="00000013" w14:textId="77777777" w:rsidR="00C321BD" w:rsidRDefault="00C321BD"/>
    <w:p w14:paraId="00000014" w14:textId="5B63F3A8" w:rsidR="00C321BD" w:rsidRDefault="00621001">
      <w:r>
        <w:t xml:space="preserve">Die Reihe TESTING TRIXI sammelt all diese Spannungen, die zwischen Wissenschaft und Restitution, Fakten und Affekten, zwischen Diversifizierung und </w:t>
      </w:r>
      <w:proofErr w:type="spellStart"/>
      <w:r>
        <w:t>Reaktionismus</w:t>
      </w:r>
      <w:proofErr w:type="spellEnd"/>
      <w:r>
        <w:t xml:space="preserve"> in der Definition der westlichen Kultur. Die Rezeption der Tutorials, Selfies und Smartphone-Videos von Nick Schamborski könnten dadurch als </w:t>
      </w:r>
      <w:proofErr w:type="spellStart"/>
      <w:r>
        <w:t>Dekolonialisierungskritik</w:t>
      </w:r>
      <w:proofErr w:type="spellEnd"/>
      <w:r>
        <w:t xml:space="preserve"> gelesen werden. Er bekennt sich dazu, Nutzer und Konsument der Bilder zu sein, die er durch ihre Verarbeitung und </w:t>
      </w:r>
      <w:proofErr w:type="spellStart"/>
      <w:r w:rsidRPr="00A90553">
        <w:rPr>
          <w:i/>
          <w:iCs/>
        </w:rPr>
        <w:t>Memetisierung</w:t>
      </w:r>
      <w:proofErr w:type="spellEnd"/>
      <w:r>
        <w:t xml:space="preserve"> kritisiert, doch inhaltlich sucht der Künstler die klare Distanzierung von einer perpetuierenden Art, die kolonialen Stereotypen in einer vertikalen Hierarchie weiter</w:t>
      </w:r>
      <w:ins w:id="3" w:author="Anne Renner" w:date="2021-07-05T14:42:00Z">
        <w:r w:rsidR="00500625">
          <w:t xml:space="preserve"> zu</w:t>
        </w:r>
      </w:ins>
      <w:r>
        <w:t xml:space="preserve"> platzieren</w:t>
      </w:r>
      <w:del w:id="4" w:author="Anne Renner" w:date="2021-07-05T14:42:00Z">
        <w:r w:rsidDel="00621001">
          <w:delText xml:space="preserve"> zu können</w:delText>
        </w:r>
      </w:del>
      <w:r>
        <w:t>.</w:t>
      </w:r>
    </w:p>
    <w:p w14:paraId="00000015" w14:textId="77777777" w:rsidR="00C321BD" w:rsidRDefault="00C321BD"/>
    <w:p w14:paraId="00000016" w14:textId="3FD8F867" w:rsidR="00C321BD" w:rsidRDefault="00621001">
      <w:r>
        <w:t>Um diese Stereotypen zu brechen, nutzt Nick Schamborski die Selbstdarstellung als Instrument der Kritik. Als weißer und männlich sozialisierte</w:t>
      </w:r>
      <w:del w:id="5" w:author="Anne Renner" w:date="2021-07-06T13:51:00Z">
        <w:r w:rsidDel="00A3046C">
          <w:delText>*</w:delText>
        </w:r>
      </w:del>
      <w:r>
        <w:t>r Künstler</w:t>
      </w:r>
      <w:del w:id="6" w:author="Anne Renner" w:date="2021-07-06T13:51:00Z">
        <w:r w:rsidDel="00A3046C">
          <w:delText xml:space="preserve">*in </w:delText>
        </w:r>
      </w:del>
      <w:r>
        <w:t>sieht er sich von weißem Suprematismus betroffen und greift zu anekdotischen Erzählungen, um das Ungleichgewicht zwischen rationalen Argumenten gegen alle Formen von rassistischer Diskriminierung in Deutschland und populistischem Glauben, das zum Rechtsextremismus geführt</w:t>
      </w:r>
      <w:del w:id="7" w:author="Anne Renner" w:date="2021-07-05T14:49:00Z">
        <w:r w:rsidDel="00621001">
          <w:delText xml:space="preserve"> </w:delText>
        </w:r>
      </w:del>
      <w:ins w:id="8" w:author="Anne Renner" w:date="2021-07-05T14:49:00Z">
        <w:r w:rsidR="00B355FF">
          <w:t xml:space="preserve"> hat, aufzuzeigen</w:t>
        </w:r>
      </w:ins>
      <w:del w:id="9" w:author="Anne Renner" w:date="2021-07-05T14:49:00Z">
        <w:r w:rsidDel="00621001">
          <w:delText>haben</w:delText>
        </w:r>
      </w:del>
      <w:r>
        <w:t xml:space="preserve">. Die Praxis von Nick Schamborski gibt mir das Gefühl, dass ich nicht nur über seine künstlerische Praxis und seinen Weg zu irgendeinem Professionalisierungsfeld schreibe, sondern über die Krise der Sinnfrage der Kunst, </w:t>
      </w:r>
      <w:ins w:id="10" w:author="Anne Renner" w:date="2021-07-05T14:52:00Z">
        <w:r w:rsidR="00B355FF">
          <w:t xml:space="preserve">mit der </w:t>
        </w:r>
      </w:ins>
      <w:r>
        <w:t>die Studierende</w:t>
      </w:r>
      <w:ins w:id="11" w:author="Sabine Jawurek" w:date="2021-07-05T14:22:00Z">
        <w:r w:rsidR="08CE7784">
          <w:t>n</w:t>
        </w:r>
      </w:ins>
      <w:r>
        <w:t xml:space="preserve"> als Künstler*innen konfrontiert</w:t>
      </w:r>
      <w:ins w:id="12" w:author="Anne Renner" w:date="2021-07-05T14:52:00Z">
        <w:r w:rsidR="00B355FF">
          <w:t xml:space="preserve"> sind</w:t>
        </w:r>
      </w:ins>
      <w:r>
        <w:t>. Kunst – für wen steht sie, für wen wird sie gemacht? Sein Engagement zeigt sich beispielhaft: Anspruch auf Aufklärung steht vor dem Anspruch auf Erfolg; es ist der Entnazifizierungs- und Diversifizierungsprozess, der zuerst stattfinden sollte, und nicht die Produktion künstlerischer Produkte für den Kunstmarkt.</w:t>
      </w:r>
    </w:p>
    <w:p w14:paraId="00000017" w14:textId="77777777" w:rsidR="00C321BD" w:rsidRDefault="00C321BD"/>
    <w:p w14:paraId="00000018" w14:textId="77777777" w:rsidR="00C321BD" w:rsidRDefault="00621001">
      <w:r>
        <w:t xml:space="preserve">Ich schreibe keine Analyse seiner Kunstwerke, sondern über die </w:t>
      </w:r>
      <w:proofErr w:type="spellStart"/>
      <w:r>
        <w:t>Subjektivitäten</w:t>
      </w:r>
      <w:proofErr w:type="spellEnd"/>
      <w:r>
        <w:t xml:space="preserve">, die dort als Konstruktion zu erkennen sind. Nick konstruiert diese </w:t>
      </w:r>
      <w:proofErr w:type="spellStart"/>
      <w:r>
        <w:t>Subjektivitäten</w:t>
      </w:r>
      <w:proofErr w:type="spellEnd"/>
      <w:r>
        <w:t xml:space="preserve">, um die Konventionen – sozial, virtuell, physisch –  sichtbar zu machen, die unser zwischenmenschliches Verhalten determinieren. </w:t>
      </w:r>
      <w:proofErr w:type="spellStart"/>
      <w:r>
        <w:t>Subjektivitäten</w:t>
      </w:r>
      <w:proofErr w:type="spellEnd"/>
      <w:r>
        <w:t xml:space="preserve"> werden hier zur Übung eines Mediums, zum Medium der Rekonstruktion technischer Produktionsbedingungen und Sehgewohnheiten auf Screens und auf öffentlichen Plätzen.</w:t>
      </w:r>
    </w:p>
    <w:p w14:paraId="00000019" w14:textId="77777777" w:rsidR="00C321BD" w:rsidRDefault="00C321BD"/>
    <w:p w14:paraId="0000001A" w14:textId="77777777" w:rsidR="00C321BD" w:rsidRPr="00621001" w:rsidRDefault="00621001">
      <w:pPr>
        <w:rPr>
          <w:b/>
          <w:lang w:val="en-GB"/>
        </w:rPr>
      </w:pPr>
      <w:r w:rsidRPr="00621001">
        <w:rPr>
          <w:b/>
          <w:lang w:val="en-GB"/>
        </w:rPr>
        <w:t xml:space="preserve">[2] </w:t>
      </w:r>
      <w:proofErr w:type="spellStart"/>
      <w:r w:rsidRPr="00621001">
        <w:rPr>
          <w:b/>
          <w:lang w:val="en-GB"/>
        </w:rPr>
        <w:t>Toxische</w:t>
      </w:r>
      <w:proofErr w:type="spellEnd"/>
      <w:r w:rsidRPr="00621001">
        <w:rPr>
          <w:b/>
          <w:lang w:val="en-GB"/>
        </w:rPr>
        <w:t xml:space="preserve"> </w:t>
      </w:r>
      <w:proofErr w:type="spellStart"/>
      <w:r w:rsidRPr="00621001">
        <w:rPr>
          <w:b/>
          <w:lang w:val="en-GB"/>
        </w:rPr>
        <w:t>Männer</w:t>
      </w:r>
      <w:proofErr w:type="spellEnd"/>
      <w:r w:rsidRPr="00621001">
        <w:rPr>
          <w:b/>
          <w:lang w:val="en-GB"/>
        </w:rPr>
        <w:t xml:space="preserve">, </w:t>
      </w:r>
      <w:proofErr w:type="spellStart"/>
      <w:r w:rsidRPr="00621001">
        <w:rPr>
          <w:b/>
          <w:lang w:val="en-GB"/>
        </w:rPr>
        <w:t>Dekolonisierte</w:t>
      </w:r>
      <w:proofErr w:type="spellEnd"/>
      <w:r w:rsidRPr="00621001">
        <w:rPr>
          <w:b/>
          <w:lang w:val="en-GB"/>
        </w:rPr>
        <w:t xml:space="preserve"> </w:t>
      </w:r>
      <w:proofErr w:type="spellStart"/>
      <w:r w:rsidRPr="00621001">
        <w:rPr>
          <w:b/>
          <w:lang w:val="en-GB"/>
        </w:rPr>
        <w:t>Körper</w:t>
      </w:r>
      <w:proofErr w:type="spellEnd"/>
    </w:p>
    <w:p w14:paraId="0000001B" w14:textId="77777777" w:rsidR="00C321BD" w:rsidRPr="00621001" w:rsidRDefault="00C321BD">
      <w:pPr>
        <w:rPr>
          <w:b/>
          <w:lang w:val="en-GB"/>
        </w:rPr>
      </w:pPr>
    </w:p>
    <w:p w14:paraId="0000001C" w14:textId="77777777" w:rsidR="00C321BD" w:rsidRDefault="00621001">
      <w:pPr>
        <w:jc w:val="right"/>
      </w:pPr>
      <w:r w:rsidRPr="00621001">
        <w:rPr>
          <w:sz w:val="24"/>
          <w:szCs w:val="24"/>
          <w:lang w:val="en-GB"/>
        </w:rPr>
        <w:t>„</w:t>
      </w:r>
      <w:r w:rsidRPr="00621001">
        <w:rPr>
          <w:lang w:val="en-GB"/>
        </w:rPr>
        <w:t>What happens to our men and boys when the only way they can evaluate themselves is through the lexicon of death and destruction</w:t>
      </w:r>
      <w:proofErr w:type="gramStart"/>
      <w:r w:rsidRPr="00621001">
        <w:rPr>
          <w:lang w:val="en-GB"/>
        </w:rPr>
        <w:t>?</w:t>
      </w:r>
      <w:r w:rsidRPr="00621001">
        <w:rPr>
          <w:sz w:val="24"/>
          <w:szCs w:val="24"/>
          <w:lang w:val="en-GB"/>
        </w:rPr>
        <w:t>“</w:t>
      </w:r>
      <w:proofErr w:type="gramEnd"/>
      <w:r>
        <w:rPr>
          <w:vertAlign w:val="superscript"/>
        </w:rPr>
        <w:footnoteReference w:id="2"/>
      </w:r>
      <w:r>
        <w:t xml:space="preserve">￼ </w:t>
      </w:r>
      <w:proofErr w:type="spellStart"/>
      <w:r>
        <w:t>Ocean</w:t>
      </w:r>
      <w:proofErr w:type="spellEnd"/>
      <w:r>
        <w:t xml:space="preserve"> Vuong</w:t>
      </w:r>
    </w:p>
    <w:p w14:paraId="0000001D" w14:textId="77777777" w:rsidR="00C321BD" w:rsidRDefault="00C321BD"/>
    <w:p w14:paraId="0000001E" w14:textId="430B1531" w:rsidR="00C321BD" w:rsidRDefault="00621001">
      <w:r>
        <w:t xml:space="preserve">Das Aufbrechen der Verbindung zwischen toxischer Männlichkeit und Gewalt macht in den sozialen Medien die Runde, nachdem sich die verheerenden Massenerschießungen in den USA und in Deutschland sowie die </w:t>
      </w:r>
      <w:del w:id="13" w:author="Anne Renner" w:date="2021-07-06T14:35:00Z">
        <w:r w:rsidDel="003952C3">
          <w:delText xml:space="preserve">zunehmenden </w:delText>
        </w:r>
      </w:del>
      <w:r>
        <w:t>anti-asiatischen, anti-schwarzen und anti-</w:t>
      </w:r>
      <w:proofErr w:type="spellStart"/>
      <w:r>
        <w:t>migrantischen</w:t>
      </w:r>
      <w:proofErr w:type="spellEnd"/>
      <w:r>
        <w:t xml:space="preserve"> Hassverbrechen </w:t>
      </w:r>
      <w:commentRangeStart w:id="14"/>
      <w:r>
        <w:t>vermehrt</w:t>
      </w:r>
      <w:commentRangeEnd w:id="14"/>
      <w:r w:rsidR="003952C3">
        <w:rPr>
          <w:rStyle w:val="Kommentarzeichen"/>
        </w:rPr>
        <w:commentReference w:id="14"/>
      </w:r>
      <w:r>
        <w:t xml:space="preserve"> haben. Die Zäsur kennen wir alle: Nach dem Mord an George Floyd vor laufender Smartphone-Kamera des Teenagers </w:t>
      </w:r>
      <w:proofErr w:type="spellStart"/>
      <w:r>
        <w:t>Darnella</w:t>
      </w:r>
      <w:proofErr w:type="spellEnd"/>
      <w:r>
        <w:t xml:space="preserve"> Frazier fühlt sich jeder in Anspruch genommen, gegen die Tyrannei der strukturellen Diskriminierung zu agieren und politischen Ikonoklasmus gegen patriarchale, imperialistische Institutionen –  wie die Polizei, den Nationalstaat, die </w:t>
      </w:r>
      <w:commentRangeStart w:id="15"/>
      <w:del w:id="16" w:author="Anne Renner" w:date="2021-07-06T14:01:00Z">
        <w:r w:rsidDel="00D3721B">
          <w:delText xml:space="preserve">europäische </w:delText>
        </w:r>
      </w:del>
      <w:r>
        <w:t>Monarchie</w:t>
      </w:r>
      <w:commentRangeEnd w:id="15"/>
      <w:r w:rsidR="00087B54">
        <w:rPr>
          <w:rStyle w:val="Kommentarzeichen"/>
        </w:rPr>
        <w:commentReference w:id="15"/>
      </w:r>
      <w:ins w:id="17" w:author="Anne Renner" w:date="2021-07-06T14:01:00Z">
        <w:r w:rsidR="00D3721B">
          <w:t>n in Europa</w:t>
        </w:r>
      </w:ins>
      <w:r>
        <w:t xml:space="preserve"> –  auszuüben. Dazu verpflichtet sich Nick Schamborski. </w:t>
      </w:r>
    </w:p>
    <w:p w14:paraId="0000001F" w14:textId="77777777" w:rsidR="00C321BD" w:rsidRDefault="00C321BD"/>
    <w:p w14:paraId="00000020" w14:textId="77777777" w:rsidR="00C321BD" w:rsidRDefault="00621001">
      <w:r>
        <w:t xml:space="preserve">Nach den </w:t>
      </w:r>
      <w:proofErr w:type="spellStart"/>
      <w:r>
        <w:t>Videotutorials</w:t>
      </w:r>
      <w:proofErr w:type="spellEnd"/>
      <w:r>
        <w:t>, in denen der Künstler Deutschlandflaggen in Photoshop unkenntlich macht, ergibt sich bei [</w:t>
      </w:r>
      <w:r>
        <w:rPr>
          <w:highlight w:val="magenta"/>
        </w:rPr>
        <w:t>NAME ARBEIT IM GYM</w:t>
      </w:r>
      <w:r>
        <w:t xml:space="preserve">] eine weitere Aneignung von medialen Devices, die zum Zerstörungsprozess von heteronormativen Narrativen dient. Das, worum es hier geht, könnte man* </w:t>
      </w:r>
      <w:r>
        <w:rPr>
          <w:sz w:val="24"/>
          <w:szCs w:val="24"/>
        </w:rPr>
        <w:t>„</w:t>
      </w:r>
      <w:r>
        <w:t xml:space="preserve">Digitale </w:t>
      </w:r>
      <w:r>
        <w:rPr>
          <w:vertAlign w:val="superscript"/>
        </w:rPr>
        <w:footnoteReference w:id="3"/>
      </w:r>
      <w:r>
        <w:rPr>
          <w:sz w:val="24"/>
          <w:szCs w:val="24"/>
        </w:rPr>
        <w:t>“</w:t>
      </w:r>
      <w:r>
        <w:t xml:space="preserve">￼ nennen. Anders als Kursinhalte, bei denen sich die Interaktionsfläche zwischen sprechender Stimme und Betrachter*innen auf einer Ebene befindet – die, die einem etwas zeigt –, zerbricht die dargestellte Situation in zwei Welten: den inneren und den äußeren Lebensraum. Ortsunspezifisch öffnet sich eine Kampfszene in einer Sporthalle, die dramaturgisch durch einen schwer atmenden Sprecher definiert wird. Er ist offensichtlich eingeschüchtert, überfordert, irgendetwas trennt ihn gewaltsam vom Geschehen und katapultiert ihn in einen alienierten Zustand. Eine latente Frage rückt in den Vordergrund, nämlich die danach, wo dieses übermännliche </w:t>
      </w:r>
      <w:proofErr w:type="spellStart"/>
      <w:r>
        <w:t>Footage</w:t>
      </w:r>
      <w:proofErr w:type="spellEnd"/>
      <w:r>
        <w:t xml:space="preserve"> herkommt. Es scheint ein </w:t>
      </w:r>
      <w:r>
        <w:rPr>
          <w:sz w:val="24"/>
          <w:szCs w:val="24"/>
        </w:rPr>
        <w:t>„</w:t>
      </w:r>
      <w:r>
        <w:t>Virus</w:t>
      </w:r>
      <w:r>
        <w:rPr>
          <w:sz w:val="24"/>
          <w:szCs w:val="24"/>
        </w:rPr>
        <w:t>“</w:t>
      </w:r>
      <w:r>
        <w:t xml:space="preserve"> zu sein, der dieses Smartphone </w:t>
      </w:r>
      <w:r>
        <w:rPr>
          <w:sz w:val="24"/>
          <w:szCs w:val="24"/>
        </w:rPr>
        <w:t>„</w:t>
      </w:r>
      <w:r>
        <w:t>hackt</w:t>
      </w:r>
      <w:r>
        <w:rPr>
          <w:sz w:val="24"/>
          <w:szCs w:val="24"/>
        </w:rPr>
        <w:t>“</w:t>
      </w:r>
      <w:r>
        <w:t>, doch das Unbehagen zwischen der gezeigten Szene und der Gefühlswelt, die hier miteinander kollidieren, ist schneller erkennbar als das Gefüge der Assoziationen, die sich hiermit infiltrieren lassen.</w:t>
      </w:r>
    </w:p>
    <w:p w14:paraId="00000021" w14:textId="77777777" w:rsidR="00C321BD" w:rsidRDefault="00C321BD"/>
    <w:p w14:paraId="00000022" w14:textId="0B07CECA" w:rsidR="00C321BD" w:rsidRDefault="00621001">
      <w:r>
        <w:t xml:space="preserve">Ein </w:t>
      </w:r>
      <w:commentRangeStart w:id="18"/>
      <w:r>
        <w:t>Filter</w:t>
      </w:r>
      <w:commentRangeEnd w:id="18"/>
      <w:r w:rsidR="00034774">
        <w:rPr>
          <w:rStyle w:val="Kommentarzeichen"/>
        </w:rPr>
        <w:commentReference w:id="18"/>
      </w:r>
      <w:del w:id="19" w:author="Anne Renner" w:date="2021-07-05T15:01:00Z">
        <w:r w:rsidDel="00034774">
          <w:delText>, von [</w:delText>
        </w:r>
        <w:r w:rsidDel="00034774">
          <w:rPr>
            <w:highlight w:val="magenta"/>
          </w:rPr>
          <w:delText>Name der Kooperationspartnerin/Künstlerin</w:delText>
        </w:r>
        <w:r w:rsidDel="00034774">
          <w:delText>] gestaltet,</w:delText>
        </w:r>
      </w:del>
      <w:r>
        <w:t xml:space="preserve"> schützt die Gesichter, abstrahiert sie zu trainierenden Körpern von Status und Macht. Er macht diese Körper zur Projektionsfläche gesellschaftlicher </w:t>
      </w:r>
      <w:proofErr w:type="spellStart"/>
      <w:r>
        <w:t>Disfunktionalitäten</w:t>
      </w:r>
      <w:proofErr w:type="spellEnd"/>
      <w:r>
        <w:t>. Irgendwann fragt er nach Hilfe, stellt sich in den Mittelpunkt des Geschehens, das Problem bleibt unklar. Das Problem kann aber doch durch diese banalen Bilder mit traumatischen Ereignissen verbunden werden. Die Männer, die beim Trainieren Spaß haben, münden in die mögliche Obsoleszenz einer sozialen Erziehung, die es erlaubt, männliche Körper zu Kampfwesen zu deformieren. Oder ist es nur die Angst vor der eigenen Männlichkeit, davor, dass sie ins Toxische kippen kann? Die sexualisierte Gewalt gegen Menschen war bisher aber ungreifbar. Der Künstler sucht mit [</w:t>
      </w:r>
      <w:r>
        <w:rPr>
          <w:highlight w:val="magenta"/>
        </w:rPr>
        <w:t>NAME DER ARBEIT</w:t>
      </w:r>
      <w:r>
        <w:t xml:space="preserve">] nach Auswegen. Als Künstler </w:t>
      </w:r>
      <w:commentRangeStart w:id="20"/>
      <w:del w:id="21" w:author="Anne Renner" w:date="2021-07-06T14:08:00Z">
        <w:r w:rsidDel="00A90553">
          <w:delText>mimeti</w:delText>
        </w:r>
      </w:del>
      <w:del w:id="22" w:author="Anne Renner" w:date="2021-07-06T10:55:00Z">
        <w:r w:rsidDel="0096060A">
          <w:delText>z</w:delText>
        </w:r>
      </w:del>
      <w:del w:id="23" w:author="Anne Renner" w:date="2021-07-06T14:08:00Z">
        <w:r w:rsidDel="00A90553">
          <w:delText>iert</w:delText>
        </w:r>
        <w:commentRangeEnd w:id="20"/>
        <w:r w:rsidR="0096060A" w:rsidDel="00A90553">
          <w:rPr>
            <w:rStyle w:val="Kommentarzeichen"/>
          </w:rPr>
          <w:commentReference w:id="20"/>
        </w:r>
      </w:del>
      <w:ins w:id="24" w:author="Anne Renner" w:date="2021-07-06T14:08:00Z">
        <w:r w:rsidR="00A90553">
          <w:t>imitiert</w:t>
        </w:r>
      </w:ins>
      <w:r>
        <w:t xml:space="preserve"> Nick Schamborski Formate der Kultur, um Innen- und Außenpolitik, Diskriminierung und Ausbeutung, (Anti-)Rassismus, Kolonialismus und Feminismus einen Körper zu geben. Er zeigt sich dabei als Alter Ego, um die gesellschaftlichen Unruhen fassbar machen zu können. Und Veränderung zu bezeugen. Die Beziehung zwischen den Arbeiten von Nick Schamborski lässt uns ein Unbehagen spüren, sobald wir uns mit der Frage nach der Gerechtigkeit in der Gesellschaft befassen. Der Künstler als Künstler ist Teil einer Bewegung, die diese Frage vom Standpunkt einer kommunalen, sozialen Reproduktion </w:t>
      </w:r>
      <w:proofErr w:type="gramStart"/>
      <w:r>
        <w:t>aus formuliert</w:t>
      </w:r>
      <w:proofErr w:type="gramEnd"/>
      <w:r>
        <w:t xml:space="preserve">. Der Künstler als antikapitalistischer Feminist nimmt die Isolation, den Schmerz des Erzählenden, die nach Hilfe rufende Opferrolle und die idealisierte Täterrolle zur Kenntnis, um eine universelle Auseinandersetzung mit Gewalterfahrungen und die existierenden Umgangsformen, die dazu geführt haben, dass entstandene Traumata unterdrückt worden sind, zuzulassen. </w:t>
      </w:r>
    </w:p>
    <w:p w14:paraId="00000023" w14:textId="77777777" w:rsidR="00C321BD" w:rsidRDefault="00C321BD"/>
    <w:p w14:paraId="00000024" w14:textId="77777777" w:rsidR="00C321BD" w:rsidRDefault="00621001">
      <w:pPr>
        <w:rPr>
          <w:b/>
        </w:rPr>
      </w:pPr>
      <w:r>
        <w:rPr>
          <w:b/>
        </w:rPr>
        <w:t xml:space="preserve">[3] This </w:t>
      </w:r>
      <w:proofErr w:type="spellStart"/>
      <w:r>
        <w:rPr>
          <w:b/>
        </w:rPr>
        <w:t>is</w:t>
      </w:r>
      <w:proofErr w:type="spellEnd"/>
      <w:r>
        <w:rPr>
          <w:b/>
        </w:rPr>
        <w:t xml:space="preserve"> Germany </w:t>
      </w:r>
    </w:p>
    <w:p w14:paraId="00000025" w14:textId="77777777" w:rsidR="00C321BD" w:rsidRDefault="00C321BD"/>
    <w:p w14:paraId="00000026" w14:textId="4DD6B05E" w:rsidR="00C321BD" w:rsidRDefault="00621001">
      <w:r>
        <w:rPr>
          <w:sz w:val="24"/>
          <w:szCs w:val="24"/>
        </w:rPr>
        <w:t>„</w:t>
      </w:r>
      <w:r>
        <w:t>Menschen mit Migrationshintergrund</w:t>
      </w:r>
      <w:r>
        <w:rPr>
          <w:sz w:val="24"/>
          <w:szCs w:val="24"/>
        </w:rPr>
        <w:t>“</w:t>
      </w:r>
      <w:r>
        <w:t xml:space="preserve"> ist an sich ein diskriminierender Begriff, eine weitere Form von vertikaler Unterdrückung. Das haben </w:t>
      </w:r>
      <w:proofErr w:type="spellStart"/>
      <w:r>
        <w:t>Moshtari</w:t>
      </w:r>
      <w:proofErr w:type="spellEnd"/>
      <w:r>
        <w:t xml:space="preserve"> Hilal und </w:t>
      </w:r>
      <w:proofErr w:type="spellStart"/>
      <w:r>
        <w:t>Sinthujan</w:t>
      </w:r>
      <w:proofErr w:type="spellEnd"/>
      <w:r>
        <w:t xml:space="preserve"> </w:t>
      </w:r>
      <w:proofErr w:type="spellStart"/>
      <w:r>
        <w:t>Varatharajah</w:t>
      </w:r>
      <w:proofErr w:type="spellEnd"/>
      <w:r>
        <w:t xml:space="preserve"> am 15. Februar 2021 für alle klargestellt, indem sie das Wort </w:t>
      </w:r>
      <w:r>
        <w:rPr>
          <w:sz w:val="24"/>
          <w:szCs w:val="24"/>
        </w:rPr>
        <w:t>„</w:t>
      </w:r>
      <w:r>
        <w:t>Nazihintergrund</w:t>
      </w:r>
      <w:r>
        <w:rPr>
          <w:sz w:val="24"/>
          <w:szCs w:val="24"/>
        </w:rPr>
        <w:t>“</w:t>
      </w:r>
      <w:r>
        <w:t xml:space="preserve"> als de</w:t>
      </w:r>
      <w:ins w:id="25" w:author="Anne Renner" w:date="2021-07-05T15:18:00Z">
        <w:r w:rsidR="00AE2E05">
          <w:t>s</w:t>
        </w:r>
      </w:ins>
      <w:r>
        <w:t>sen Antithese benutzt haben. Goog</w:t>
      </w:r>
      <w:del w:id="26" w:author="Anne Renner" w:date="2021-07-05T15:19:00Z">
        <w:r w:rsidDel="00AE2E05">
          <w:delText>l</w:delText>
        </w:r>
      </w:del>
      <w:r>
        <w:t>e</w:t>
      </w:r>
      <w:ins w:id="27" w:author="Anne Renner" w:date="2021-07-05T15:19:00Z">
        <w:r w:rsidR="00AE2E05">
          <w:t>l</w:t>
        </w:r>
      </w:ins>
      <w:r>
        <w:t xml:space="preserve">t man* den Begriff, poppt sofort die Instagram-Live-Sendung auf. Die Mediendebatte in der deutschen Presse beschränkte sich bisher auf eine mögliche Etymologie des Wortes, doch es wäre interessanter, den Dialog zu bisher noch existierenden Formen von rassistischer Diskriminierung und Gewalt, jenseits von </w:t>
      </w:r>
      <w:proofErr w:type="spellStart"/>
      <w:r>
        <w:t>Hassrede</w:t>
      </w:r>
      <w:proofErr w:type="spellEnd"/>
      <w:r>
        <w:t>, und die Performativität von weißen Privilegien zu verbreiten.</w:t>
      </w:r>
    </w:p>
    <w:p w14:paraId="00000027" w14:textId="77777777" w:rsidR="00C321BD" w:rsidRDefault="00C321BD"/>
    <w:p w14:paraId="00000028" w14:textId="7A60EA52" w:rsidR="00C321BD" w:rsidRDefault="00621001">
      <w:r>
        <w:t xml:space="preserve">Dafür eröffnete die Künstlerin Candice </w:t>
      </w:r>
      <w:proofErr w:type="spellStart"/>
      <w:r>
        <w:t>Breitz</w:t>
      </w:r>
      <w:proofErr w:type="spellEnd"/>
      <w:r>
        <w:t xml:space="preserve">, Dozentin an der Hochschule für Bildende Künste Braunschweig und Herausforderin von Studierenden wie Nick Schamborski, die YouTube-Gesprächsreihe </w:t>
      </w:r>
      <w:r w:rsidRPr="689B3E21">
        <w:rPr>
          <w:sz w:val="24"/>
          <w:szCs w:val="24"/>
        </w:rPr>
        <w:t>„</w:t>
      </w:r>
      <w:r>
        <w:t xml:space="preserve">This </w:t>
      </w:r>
      <w:proofErr w:type="spellStart"/>
      <w:r>
        <w:t>is</w:t>
      </w:r>
      <w:proofErr w:type="spellEnd"/>
      <w:r>
        <w:t xml:space="preserve"> Germany</w:t>
      </w:r>
      <w:r w:rsidRPr="689B3E21">
        <w:rPr>
          <w:sz w:val="24"/>
          <w:szCs w:val="24"/>
        </w:rPr>
        <w:t>“</w:t>
      </w:r>
      <w:r>
        <w:t xml:space="preserve">. Die Formulierung „Menschen mit Nazihintergrund“ wird hier von Nick und den Studierenden </w:t>
      </w:r>
      <w:proofErr w:type="spellStart"/>
      <w:r>
        <w:t>Ilayda</w:t>
      </w:r>
      <w:proofErr w:type="spellEnd"/>
      <w:ins w:id="28" w:author="Anne Renner" w:date="2021-07-05T15:40:00Z">
        <w:r w:rsidR="00E46E71">
          <w:t xml:space="preserve"> </w:t>
        </w:r>
        <w:proofErr w:type="spellStart"/>
        <w:r w:rsidR="00E46E71">
          <w:t>Cąkir</w:t>
        </w:r>
      </w:ins>
      <w:proofErr w:type="spellEnd"/>
      <w:r>
        <w:t xml:space="preserve"> und </w:t>
      </w:r>
      <w:proofErr w:type="spellStart"/>
      <w:ins w:id="29" w:author="Anne Renner" w:date="2021-07-05T15:40:00Z">
        <w:r w:rsidR="00E46E71">
          <w:t>h</w:t>
        </w:r>
      </w:ins>
      <w:del w:id="30" w:author="Anne Renner" w:date="2021-07-05T15:40:00Z">
        <w:r w:rsidDel="00621001">
          <w:delText>H</w:delText>
        </w:r>
      </w:del>
      <w:r>
        <w:t>itus</w:t>
      </w:r>
      <w:proofErr w:type="spellEnd"/>
      <w:ins w:id="31" w:author="Anne Renner" w:date="2021-07-05T15:40:00Z">
        <w:r w:rsidR="00E46E71">
          <w:t xml:space="preserve"> t. </w:t>
        </w:r>
        <w:proofErr w:type="spellStart"/>
        <w:r w:rsidR="00E46E71">
          <w:t>manleitner</w:t>
        </w:r>
      </w:ins>
      <w:commentRangeStart w:id="32"/>
      <w:proofErr w:type="spellEnd"/>
      <w:ins w:id="33" w:author="Anne Renner" w:date="2021-07-06T14:09:00Z">
        <w:r w:rsidR="00A90553">
          <w:rPr>
            <w:rStyle w:val="Funotenzeichen"/>
          </w:rPr>
          <w:footnoteReference w:id="4"/>
        </w:r>
      </w:ins>
      <w:commentRangeEnd w:id="32"/>
      <w:ins w:id="35" w:author="Anne Renner" w:date="2021-07-06T14:10:00Z">
        <w:r w:rsidR="00A90553">
          <w:rPr>
            <w:rStyle w:val="Kommentarzeichen"/>
          </w:rPr>
          <w:commentReference w:id="32"/>
        </w:r>
      </w:ins>
      <w:r>
        <w:t xml:space="preserve"> thematisiert. Man* sieht ihre Gesichter nicht, sondern die der Avatars, die ein universelles Subjekt produzieren. Die Avatars inskribieren sich direkt und perfekt in den sprachlichen und visuellen Eklektizismus der Sammlung an Aussagen und Augenblicken der Identitätspolitik in Deutschland, die </w:t>
      </w:r>
      <w:r w:rsidRPr="689B3E21">
        <w:rPr>
          <w:sz w:val="24"/>
          <w:szCs w:val="24"/>
        </w:rPr>
        <w:t>„</w:t>
      </w:r>
      <w:r>
        <w:t xml:space="preserve">This </w:t>
      </w:r>
      <w:proofErr w:type="spellStart"/>
      <w:r>
        <w:t>is</w:t>
      </w:r>
      <w:proofErr w:type="spellEnd"/>
      <w:r>
        <w:t xml:space="preserve"> Germany</w:t>
      </w:r>
      <w:r w:rsidRPr="689B3E21">
        <w:rPr>
          <w:sz w:val="24"/>
          <w:szCs w:val="24"/>
        </w:rPr>
        <w:t>“</w:t>
      </w:r>
      <w:r>
        <w:t xml:space="preserve"> aktiviert. </w:t>
      </w:r>
    </w:p>
    <w:p w14:paraId="00000029" w14:textId="77777777" w:rsidR="00C321BD" w:rsidRDefault="00621001">
      <w:r>
        <w:t xml:space="preserve">Ich lese diesen Beitrag auf </w:t>
      </w:r>
      <w:proofErr w:type="spellStart"/>
      <w:r>
        <w:t>Breitz</w:t>
      </w:r>
      <w:proofErr w:type="spellEnd"/>
      <w:r>
        <w:t>’ You</w:t>
      </w:r>
      <w:del w:id="36" w:author="Anne Renner" w:date="2021-07-05T15:22:00Z">
        <w:r w:rsidDel="00AE2E05">
          <w:delText>t</w:delText>
        </w:r>
      </w:del>
      <w:r>
        <w:t xml:space="preserve">Tube-Kanal als eine weitere Amalgamierung von künstlerischem und politischem Aktivismus im Fall von Nick Schamborski. Im Gegensatz zu Begriffen wie „afrodeutsch“ und „jüdisch-deutsch“, die Minderheiten-Communities markieren und benennen, die ohnehin oft schon sichtbar und stigmatisiert sind, lädt der Begriff „Nazihintergrund“ zu einer neuen Betrachtung einer Mehrheit ein, die typischerweise </w:t>
      </w:r>
      <w:proofErr w:type="spellStart"/>
      <w:r>
        <w:t>unmarkiert</w:t>
      </w:r>
      <w:proofErr w:type="spellEnd"/>
      <w:r>
        <w:t xml:space="preserve"> bleibt. </w:t>
      </w:r>
      <w:r>
        <w:rPr>
          <w:sz w:val="24"/>
          <w:szCs w:val="24"/>
        </w:rPr>
        <w:t>„</w:t>
      </w:r>
      <w:r>
        <w:t xml:space="preserve">This </w:t>
      </w:r>
      <w:proofErr w:type="spellStart"/>
      <w:r>
        <w:t>is</w:t>
      </w:r>
      <w:proofErr w:type="spellEnd"/>
      <w:r>
        <w:t xml:space="preserve"> Germany</w:t>
      </w:r>
      <w:r>
        <w:rPr>
          <w:sz w:val="24"/>
          <w:szCs w:val="24"/>
        </w:rPr>
        <w:t>“</w:t>
      </w:r>
      <w:r>
        <w:t xml:space="preserve"> formuliert die Aufgabe dieser sich weiter entwickelnden Dialoge in Fragen: </w:t>
      </w:r>
    </w:p>
    <w:p w14:paraId="0000002A" w14:textId="77777777" w:rsidR="00C321BD" w:rsidRDefault="00C321BD"/>
    <w:p w14:paraId="0000002B" w14:textId="45D5B9D5" w:rsidR="00C321BD" w:rsidRDefault="00621001">
      <w:pPr>
        <w:rPr>
          <w:i/>
        </w:rPr>
      </w:pPr>
      <w:r>
        <w:rPr>
          <w:i/>
        </w:rPr>
        <w:t xml:space="preserve">Wie können wir eine Sprache für diejenigen finden, die eine Geschichte von Privilegien und Macht (und, in diesem Fall, von Gewalt) mit sich tragen, im Gegensatz zur Anwendung von Labels nur auf jene, die bereits vulnerabel sind und zu den „anderen“ gemacht werden? Könnten Begriffe wie „Menschen mit Nazihintergrund“ oder „Menschen mit Täterhintergrund“ uns neue Wege eröffnen, ökonomische (und andere) Ungleichheiten zu verstehen, die in der deutschen Gesellschaft nach wie vor </w:t>
      </w:r>
      <w:r w:rsidRPr="00230C0A">
        <w:rPr>
          <w:i/>
        </w:rPr>
        <w:t>herrschen</w:t>
      </w:r>
      <w:del w:id="37" w:author="Anne Renner" w:date="2021-07-06T14:14:00Z">
        <w:r w:rsidRPr="00230C0A" w:rsidDel="00CD720B">
          <w:rPr>
            <w:i/>
          </w:rPr>
          <w:delText>d sind</w:delText>
        </w:r>
        <w:r w:rsidDel="00CD720B">
          <w:rPr>
            <w:i/>
          </w:rPr>
          <w:delText>?</w:delText>
        </w:r>
      </w:del>
      <w:r>
        <w:rPr>
          <w:i/>
        </w:rPr>
        <w:t xml:space="preserve"> Oder besteht die Gefahr, dass solche Begriffe uns von der notwendigen Arbeit gegen die Diskriminierung von </w:t>
      </w:r>
      <w:proofErr w:type="spellStart"/>
      <w:r>
        <w:rPr>
          <w:i/>
        </w:rPr>
        <w:t>Jüd</w:t>
      </w:r>
      <w:proofErr w:type="spellEnd"/>
      <w:r>
        <w:rPr>
          <w:i/>
        </w:rPr>
        <w:t xml:space="preserve">*innen, </w:t>
      </w:r>
      <w:proofErr w:type="spellStart"/>
      <w:r>
        <w:rPr>
          <w:i/>
        </w:rPr>
        <w:t>BIPoCs</w:t>
      </w:r>
      <w:proofErr w:type="spellEnd"/>
      <w:r>
        <w:rPr>
          <w:i/>
        </w:rPr>
        <w:t>, Sinti*</w:t>
      </w:r>
      <w:proofErr w:type="spellStart"/>
      <w:r>
        <w:rPr>
          <w:i/>
        </w:rPr>
        <w:t>zze</w:t>
      </w:r>
      <w:proofErr w:type="spellEnd"/>
      <w:r>
        <w:rPr>
          <w:i/>
        </w:rPr>
        <w:t>/Rom*</w:t>
      </w:r>
      <w:proofErr w:type="spellStart"/>
      <w:r>
        <w:rPr>
          <w:i/>
        </w:rPr>
        <w:t>nja</w:t>
      </w:r>
      <w:proofErr w:type="spellEnd"/>
      <w:r>
        <w:rPr>
          <w:i/>
        </w:rPr>
        <w:t xml:space="preserve"> etc. ablenken?</w:t>
      </w:r>
      <w:r>
        <w:rPr>
          <w:i/>
          <w:vertAlign w:val="superscript"/>
        </w:rPr>
        <w:footnoteReference w:id="5"/>
      </w:r>
      <w:r>
        <w:rPr>
          <w:i/>
        </w:rPr>
        <w:t xml:space="preserve"> </w:t>
      </w:r>
    </w:p>
    <w:p w14:paraId="0000002C" w14:textId="77777777" w:rsidR="00C321BD" w:rsidRDefault="00C321BD">
      <w:pPr>
        <w:rPr>
          <w:b/>
        </w:rPr>
      </w:pPr>
    </w:p>
    <w:p w14:paraId="0000002D" w14:textId="77777777" w:rsidR="00C321BD" w:rsidRDefault="00621001">
      <w:pPr>
        <w:rPr>
          <w:b/>
        </w:rPr>
      </w:pPr>
      <w:r>
        <w:rPr>
          <w:b/>
        </w:rPr>
        <w:t xml:space="preserve">[4] Die </w:t>
      </w:r>
      <w:proofErr w:type="spellStart"/>
      <w:r>
        <w:rPr>
          <w:b/>
        </w:rPr>
        <w:t>Commons</w:t>
      </w:r>
      <w:proofErr w:type="spellEnd"/>
    </w:p>
    <w:p w14:paraId="0000002E" w14:textId="77777777" w:rsidR="00C321BD" w:rsidRDefault="00C321BD">
      <w:pPr>
        <w:rPr>
          <w:b/>
        </w:rPr>
      </w:pPr>
    </w:p>
    <w:p w14:paraId="0000002F" w14:textId="340BE418" w:rsidR="00C321BD" w:rsidRDefault="00621001" w:rsidP="510177AD">
      <w:pPr>
        <w:rPr>
          <w:b/>
          <w:bCs/>
        </w:rPr>
      </w:pPr>
      <w:r>
        <w:t xml:space="preserve">Es gibt zwar eine kritische Antihaltung gegen die </w:t>
      </w:r>
      <w:proofErr w:type="spellStart"/>
      <w:r>
        <w:t>aktionäre</w:t>
      </w:r>
      <w:proofErr w:type="spellEnd"/>
      <w:r>
        <w:t xml:space="preserve"> Form von Aufmerksamkeitserregung von </w:t>
      </w:r>
      <w:r w:rsidRPr="689B3E21">
        <w:rPr>
          <w:sz w:val="24"/>
          <w:szCs w:val="24"/>
        </w:rPr>
        <w:t>„</w:t>
      </w:r>
      <w:r>
        <w:t xml:space="preserve">This </w:t>
      </w:r>
      <w:proofErr w:type="spellStart"/>
      <w:r>
        <w:t>is</w:t>
      </w:r>
      <w:proofErr w:type="spellEnd"/>
      <w:r>
        <w:t xml:space="preserve"> Germany</w:t>
      </w:r>
      <w:r w:rsidRPr="689B3E21">
        <w:rPr>
          <w:sz w:val="24"/>
          <w:szCs w:val="24"/>
        </w:rPr>
        <w:t>“</w:t>
      </w:r>
      <w:r>
        <w:t xml:space="preserve">, doch diese lässt etwas sichtbar werden, das viel beunruhigender ist: die angenommene Passivität von Bürger*innen gegenüber der Relevanz einer Diskriminierungsdebatte in Deutschland. Die Reaktivierung von Entnazifizierungsprozessen der gesellschaftlichen Strukturen gehört dazu. Mit Beiträgen wie denen von Nick, </w:t>
      </w:r>
      <w:proofErr w:type="spellStart"/>
      <w:r>
        <w:t>Ilayda</w:t>
      </w:r>
      <w:proofErr w:type="spellEnd"/>
      <w:r>
        <w:t xml:space="preserve"> und </w:t>
      </w:r>
      <w:proofErr w:type="spellStart"/>
      <w:ins w:id="42" w:author="Anne Renner" w:date="2021-07-06T13:47:00Z">
        <w:r w:rsidR="004C5BD8" w:rsidRPr="004C5BD8">
          <w:t>h</w:t>
        </w:r>
      </w:ins>
      <w:del w:id="43" w:author="Anne Renner" w:date="2021-07-06T13:47:00Z">
        <w:r w:rsidRPr="004C5BD8" w:rsidDel="004C5BD8">
          <w:delText>H</w:delText>
        </w:r>
      </w:del>
      <w:r w:rsidRPr="004C5BD8">
        <w:t>itus</w:t>
      </w:r>
      <w:proofErr w:type="spellEnd"/>
      <w:r>
        <w:t xml:space="preserve"> misst somit </w:t>
      </w:r>
      <w:r w:rsidRPr="689B3E21">
        <w:rPr>
          <w:sz w:val="24"/>
          <w:szCs w:val="24"/>
        </w:rPr>
        <w:t>„</w:t>
      </w:r>
      <w:r>
        <w:t xml:space="preserve">This </w:t>
      </w:r>
      <w:proofErr w:type="spellStart"/>
      <w:r>
        <w:t>is</w:t>
      </w:r>
      <w:proofErr w:type="spellEnd"/>
      <w:r>
        <w:t xml:space="preserve"> Germany</w:t>
      </w:r>
      <w:r w:rsidRPr="689B3E21">
        <w:rPr>
          <w:sz w:val="24"/>
          <w:szCs w:val="24"/>
        </w:rPr>
        <w:t>“</w:t>
      </w:r>
      <w:r>
        <w:t xml:space="preserve"> die kulturelle und politische Temperatur eines Landes, in dem das „wir</w:t>
      </w:r>
      <w:r w:rsidRPr="689B3E21">
        <w:rPr>
          <w:sz w:val="24"/>
          <w:szCs w:val="24"/>
        </w:rPr>
        <w:t>“</w:t>
      </w:r>
      <w:r>
        <w:t xml:space="preserve"> als transkulturelle Gemeinschaft noch unmöglich scheint. Die </w:t>
      </w:r>
      <w:r w:rsidRPr="689B3E21">
        <w:rPr>
          <w:sz w:val="24"/>
          <w:szCs w:val="24"/>
        </w:rPr>
        <w:t>„</w:t>
      </w:r>
      <w:r>
        <w:t>Meinungsfreiheit</w:t>
      </w:r>
      <w:r w:rsidRPr="689B3E21">
        <w:rPr>
          <w:sz w:val="24"/>
          <w:szCs w:val="24"/>
        </w:rPr>
        <w:t>“</w:t>
      </w:r>
      <w:r>
        <w:t xml:space="preserve"> scheint hier wichtiger zu sein als alles andere, das Öffentlichkeit überhaupt ausmacht. Die Politisierung von Vielfalt ist aber etwas, das für viele </w:t>
      </w:r>
      <w:r w:rsidRPr="689B3E21">
        <w:rPr>
          <w:sz w:val="24"/>
          <w:szCs w:val="24"/>
        </w:rPr>
        <w:t>–</w:t>
      </w:r>
      <w:r>
        <w:t xml:space="preserve"> und </w:t>
      </w:r>
      <w:del w:id="44" w:author="Anne Renner" w:date="2021-07-06T14:41:00Z">
        <w:r w:rsidDel="00B07148">
          <w:delText xml:space="preserve">dazu zählt sich </w:delText>
        </w:r>
      </w:del>
      <w:r>
        <w:t>Nick Schamborski</w:t>
      </w:r>
      <w:ins w:id="45" w:author="Anne Renner" w:date="2021-07-06T14:41:00Z">
        <w:r w:rsidR="00B07148">
          <w:t xml:space="preserve"> zählt sich zu ihnen</w:t>
        </w:r>
      </w:ins>
      <w:r>
        <w:t xml:space="preserve"> </w:t>
      </w:r>
      <w:r w:rsidRPr="689B3E21">
        <w:rPr>
          <w:sz w:val="24"/>
          <w:szCs w:val="24"/>
        </w:rPr>
        <w:t xml:space="preserve">– </w:t>
      </w:r>
      <w:r>
        <w:t xml:space="preserve">eine größere Priorität hat, um soziale und politische Transformationen erlebbar zu machen. Die Mitwirkenden von </w:t>
      </w:r>
      <w:r w:rsidRPr="689B3E21">
        <w:rPr>
          <w:sz w:val="24"/>
          <w:szCs w:val="24"/>
        </w:rPr>
        <w:t>„</w:t>
      </w:r>
      <w:r>
        <w:t xml:space="preserve">This </w:t>
      </w:r>
      <w:proofErr w:type="spellStart"/>
      <w:r>
        <w:t>is</w:t>
      </w:r>
      <w:proofErr w:type="spellEnd"/>
      <w:r>
        <w:t xml:space="preserve"> Germany</w:t>
      </w:r>
      <w:r w:rsidRPr="689B3E21">
        <w:rPr>
          <w:sz w:val="24"/>
          <w:szCs w:val="24"/>
        </w:rPr>
        <w:t>“</w:t>
      </w:r>
      <w:r>
        <w:t xml:space="preserve"> liefern mögliche Formen von empathischen Debatten und vermitteln eine Form von Zuhören, die in der deutschen Kultur, jenseits von wissenschaftlichem und intellektuellem Austausch, noch rudimentär ist.</w:t>
      </w:r>
    </w:p>
    <w:p w14:paraId="00000030" w14:textId="77777777" w:rsidR="00C321BD" w:rsidRDefault="00C321BD"/>
    <w:p w14:paraId="00000031" w14:textId="79334C72" w:rsidR="00C321BD" w:rsidRDefault="00621001">
      <w:r>
        <w:t xml:space="preserve">Was mich und Nick jenseits der </w:t>
      </w:r>
      <w:commentRangeStart w:id="46"/>
      <w:del w:id="47" w:author="Anne Renner" w:date="2021-07-06T14:21:00Z">
        <w:r w:rsidDel="00DA60FF">
          <w:delText>Skulpturier</w:delText>
        </w:r>
      </w:del>
      <w:del w:id="48" w:author="Anne Renner" w:date="2021-07-06T14:17:00Z">
        <w:r w:rsidDel="00B0246D">
          <w:delText>ung</w:delText>
        </w:r>
        <w:commentRangeEnd w:id="46"/>
        <w:r w:rsidR="009B5A33" w:rsidDel="00B0246D">
          <w:rPr>
            <w:rStyle w:val="Kommentarzeichen"/>
          </w:rPr>
          <w:commentReference w:id="46"/>
        </w:r>
      </w:del>
      <w:ins w:id="49" w:author="Anne Renner" w:date="2021-07-06T14:21:00Z">
        <w:r w:rsidR="00DA60FF">
          <w:t>Gestaltung</w:t>
        </w:r>
      </w:ins>
      <w:del w:id="50" w:author="Anne Renner" w:date="2021-07-06T14:17:00Z">
        <w:r w:rsidDel="00B0246D">
          <w:delText xml:space="preserve"> </w:delText>
        </w:r>
      </w:del>
      <w:r>
        <w:t xml:space="preserve">diskursiven Ausdrucks </w:t>
      </w:r>
      <w:ins w:id="51" w:author="Anne Renner" w:date="2021-07-06T14:20:00Z">
        <w:r w:rsidR="00DA60FF">
          <w:t xml:space="preserve">in </w:t>
        </w:r>
      </w:ins>
      <w:r>
        <w:t xml:space="preserve">der eigenen Praxis verbindet, ist der Wunsch </w:t>
      </w:r>
      <w:del w:id="52" w:author="Anne Renner" w:date="2021-07-06T14:42:00Z">
        <w:r w:rsidDel="00DB4F90">
          <w:delText xml:space="preserve">vom </w:delText>
        </w:r>
      </w:del>
      <w:ins w:id="53" w:author="Anne Renner" w:date="2021-07-06T14:42:00Z">
        <w:r w:rsidR="00DB4F90">
          <w:t>nach</w:t>
        </w:r>
        <w:r w:rsidR="00DB4F90">
          <w:t xml:space="preserve"> </w:t>
        </w:r>
      </w:ins>
      <w:r>
        <w:t>Ausstieg aus dem kapitalistischen Teufelskreis der sogenannten Kunstwelt. Und das ist symptomatisch für die aktuelle</w:t>
      </w:r>
      <w:del w:id="54" w:author="Anne Renner" w:date="2021-07-06T13:47:00Z">
        <w:r w:rsidDel="004C5BD8">
          <w:delText>n</w:delText>
        </w:r>
      </w:del>
      <w:r>
        <w:t xml:space="preserve"> Generation</w:t>
      </w:r>
      <w:del w:id="55" w:author="Anne Renner" w:date="2021-07-06T13:47:00Z">
        <w:r w:rsidDel="004C5BD8">
          <w:delText>en</w:delText>
        </w:r>
      </w:del>
      <w:r>
        <w:t xml:space="preserve"> von Studierenden, die sich mit Kunst und ihrem Diskurs befassen. Ob Werbewand, Internetseite, VR-Film, </w:t>
      </w:r>
      <w:proofErr w:type="spellStart"/>
      <w:r>
        <w:t>Cinematic</w:t>
      </w:r>
      <w:proofErr w:type="spellEnd"/>
      <w:r>
        <w:t xml:space="preserve"> Art Film, Gemeinschaftsspiel oder Tutorial, wir haben hier immer wieder andere Wege ausprobiert, die das Potenzial haben, politische Inhalte mit persönlichen Standpunkten und einer ästhetischen Zugänglichkeit zu verbinden. Aber bei diesem visuellen Ausprobieren und dem Nachdenken über ästhetische Strategien der Kommunikation ist </w:t>
      </w:r>
      <w:del w:id="56" w:author="Anne Renner" w:date="2021-07-06T14:43:00Z">
        <w:r w:rsidDel="00DB4F90">
          <w:delText xml:space="preserve">es </w:delText>
        </w:r>
      </w:del>
      <w:r>
        <w:t xml:space="preserve">uns klar geworden, dass wir diese Werkzeuge sowohl teilen möchten, als auch daran glauben, dass eine Suche nach Werkzeugen der künstlerischen Kommunikation viel besser funktioniert, wenn diese Suche gemeinschaftlich stattfindet, wenn mehrere Leute eingebunden werden und wenn schon im Werkzeug selbst ein Austausch entsteht. </w:t>
      </w:r>
      <w:commentRangeStart w:id="57"/>
      <w:ins w:id="58" w:author="Anne Renner" w:date="2021-07-06T14:31:00Z">
        <w:r w:rsidR="00CD41DE">
          <w:t xml:space="preserve">So entwickelt Nick seine Arbeiten </w:t>
        </w:r>
      </w:ins>
      <w:ins w:id="59" w:author="Anne Renner" w:date="2021-07-06T14:44:00Z">
        <w:r w:rsidR="00CA5F40">
          <w:t>ausnahmslos</w:t>
        </w:r>
      </w:ins>
      <w:ins w:id="60" w:author="Anne Renner" w:date="2021-07-06T14:31:00Z">
        <w:r w:rsidR="00CD41DE">
          <w:t xml:space="preserve"> zusammen mit anderen Künstler*innen.</w:t>
        </w:r>
      </w:ins>
      <w:commentRangeEnd w:id="57"/>
      <w:ins w:id="61" w:author="Anne Renner" w:date="2021-07-06T14:32:00Z">
        <w:r w:rsidR="00CD41DE">
          <w:rPr>
            <w:rStyle w:val="Kommentarzeichen"/>
          </w:rPr>
          <w:commentReference w:id="57"/>
        </w:r>
      </w:ins>
    </w:p>
    <w:p w14:paraId="00000032" w14:textId="77777777" w:rsidR="00C321BD" w:rsidRDefault="00C321BD"/>
    <w:p w14:paraId="00000033" w14:textId="4008A6D4" w:rsidR="00C321BD" w:rsidRDefault="00621001">
      <w:r>
        <w:t>So sind auch Nick Schamborskis neue</w:t>
      </w:r>
      <w:del w:id="62" w:author="Anne Renner" w:date="2021-07-05T15:41:00Z">
        <w:r w:rsidDel="007A0885">
          <w:delText>n</w:delText>
        </w:r>
      </w:del>
      <w:r>
        <w:t xml:space="preserve"> Arbeiten zu verstehen, hier wendet er neue Strategien an und betrachtet</w:t>
      </w:r>
      <w:ins w:id="63" w:author="Anne Renner" w:date="2021-07-06T14:44:00Z">
        <w:r w:rsidR="00CA5F40">
          <w:t>,</w:t>
        </w:r>
      </w:ins>
      <w:r>
        <w:t xml:space="preserve"> wie sie wirken und welche Wirkung sie als Träger von künstlerischen Gedanken und Prozessen entfalten.</w:t>
      </w:r>
      <w:r w:rsidR="00DA60FF">
        <w:t xml:space="preserve"> </w:t>
      </w:r>
      <w:r>
        <w:t>Bei allen künstlerischen Fragen und Ansätzen bleibt das Ziel eindeutig ein politisches.</w:t>
      </w:r>
    </w:p>
    <w:p w14:paraId="60B8309F" w14:textId="77777777" w:rsidR="00621001" w:rsidRDefault="00621001"/>
    <w:p w14:paraId="1CE1064D" w14:textId="7FBB8944" w:rsidR="00621001" w:rsidRDefault="00621001"/>
    <w:p w14:paraId="588DF8FA" w14:textId="27F5B6BC" w:rsidR="00621001" w:rsidRDefault="00621001">
      <w:r>
        <w:t>[16.</w:t>
      </w:r>
      <w:r w:rsidR="005738CC">
        <w:t>016</w:t>
      </w:r>
      <w:r w:rsidR="005738CC">
        <w:t xml:space="preserve"> </w:t>
      </w:r>
      <w:r>
        <w:t>Zeichen inkl. Leerzeichen</w:t>
      </w:r>
      <w:r w:rsidR="005738CC">
        <w:t xml:space="preserve"> exkl. Fußnoten</w:t>
      </w:r>
      <w:r>
        <w:t>]</w:t>
      </w:r>
    </w:p>
    <w:p w14:paraId="00000034" w14:textId="77777777" w:rsidR="00C321BD" w:rsidRDefault="00C321BD"/>
    <w:p w14:paraId="00000035" w14:textId="77777777" w:rsidR="00C321BD" w:rsidRDefault="00C321BD">
      <w:bookmarkStart w:id="64" w:name="_GoBack"/>
      <w:bookmarkEnd w:id="64"/>
    </w:p>
    <w:sectPr w:rsidR="00C321B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4" w:author="Anne Renner" w:date="2021-07-06T14:35:00Z" w:initials="AR">
    <w:p w14:paraId="1B38C754" w14:textId="7BA3E50E" w:rsidR="003952C3" w:rsidRDefault="003952C3">
      <w:pPr>
        <w:pStyle w:val="Kommentartext"/>
      </w:pPr>
      <w:r>
        <w:rPr>
          <w:rStyle w:val="Kommentarzeichen"/>
        </w:rPr>
        <w:annotationRef/>
      </w:r>
      <w:r>
        <w:t>Zunehmend und ver</w:t>
      </w:r>
      <w:r w:rsidR="00D25927">
        <w:t>m</w:t>
      </w:r>
      <w:r>
        <w:t xml:space="preserve">ehrt ist </w:t>
      </w:r>
      <w:r w:rsidR="00D25927">
        <w:t xml:space="preserve">in der Kombination </w:t>
      </w:r>
      <w:r>
        <w:t>eine Dopplung</w:t>
      </w:r>
    </w:p>
  </w:comment>
  <w:comment w:id="15" w:author="Anne Renner" w:date="2021-07-06T10:49:00Z" w:initials="AR">
    <w:p w14:paraId="3793EA8E" w14:textId="6E50FBEE" w:rsidR="00087B54" w:rsidRDefault="00087B54">
      <w:pPr>
        <w:pStyle w:val="Kommentartext"/>
      </w:pPr>
      <w:r>
        <w:rPr>
          <w:rStyle w:val="Kommentarzeichen"/>
        </w:rPr>
        <w:annotationRef/>
      </w:r>
      <w:r w:rsidR="0096060A">
        <w:t xml:space="preserve">Begriff </w:t>
      </w:r>
      <w:r w:rsidR="00D3721B">
        <w:t>–</w:t>
      </w:r>
      <w:r w:rsidR="0096060A">
        <w:t xml:space="preserve"> </w:t>
      </w:r>
      <w:r w:rsidR="00D3721B">
        <w:t xml:space="preserve">es gibt </w:t>
      </w:r>
      <w:r w:rsidR="0096060A">
        <w:t>nicht eine europäische Monarchie, sondern</w:t>
      </w:r>
      <w:r w:rsidR="00D3721B">
        <w:t xml:space="preserve"> individuelle (</w:t>
      </w:r>
      <w:r>
        <w:t>z. B.</w:t>
      </w:r>
      <w:r w:rsidR="0096060A">
        <w:t xml:space="preserve"> britische </w:t>
      </w:r>
      <w:r>
        <w:t>oder spanische Monarchie</w:t>
      </w:r>
      <w:r w:rsidR="0096060A">
        <w:t>)</w:t>
      </w:r>
    </w:p>
  </w:comment>
  <w:comment w:id="18" w:author="Anne Renner" w:date="2021-07-05T15:02:00Z" w:initials="AR">
    <w:p w14:paraId="072168E7" w14:textId="75215D33" w:rsidR="00034774" w:rsidRDefault="00034774">
      <w:pPr>
        <w:pStyle w:val="Kommentartext"/>
      </w:pPr>
      <w:r>
        <w:rPr>
          <w:rStyle w:val="Kommentarzeichen"/>
        </w:rPr>
        <w:annotationRef/>
      </w:r>
      <w:r>
        <w:t>Nick hatte angegeben, dass er den Filter selbst gestaltet hatte, ohne Kooperationspartner*in</w:t>
      </w:r>
    </w:p>
  </w:comment>
  <w:comment w:id="20" w:author="Anne Renner" w:date="2021-07-06T10:53:00Z" w:initials="AR">
    <w:p w14:paraId="29CDCBE5" w14:textId="1D5BDD37" w:rsidR="0096060A" w:rsidRDefault="0096060A">
      <w:pPr>
        <w:pStyle w:val="Kommentartext"/>
      </w:pPr>
      <w:r>
        <w:rPr>
          <w:rStyle w:val="Kommentarzeichen"/>
        </w:rPr>
        <w:annotationRef/>
      </w:r>
      <w:r w:rsidR="00A90553">
        <w:t>Verb „</w:t>
      </w:r>
      <w:proofErr w:type="spellStart"/>
      <w:r w:rsidR="00A90553">
        <w:t>mimetisieren</w:t>
      </w:r>
      <w:proofErr w:type="spellEnd"/>
      <w:r w:rsidR="00A90553">
        <w:t>“ gibt es nicht</w:t>
      </w:r>
    </w:p>
  </w:comment>
  <w:comment w:id="32" w:author="Anne Renner" w:date="2021-07-06T14:10:00Z" w:initials="AR">
    <w:p w14:paraId="64ED567A" w14:textId="5ABA39A2" w:rsidR="00A90553" w:rsidRDefault="00A90553">
      <w:pPr>
        <w:pStyle w:val="Kommentartext"/>
      </w:pPr>
      <w:r>
        <w:rPr>
          <w:rStyle w:val="Kommentarzeichen"/>
        </w:rPr>
        <w:annotationRef/>
      </w:r>
      <w:r>
        <w:t>Vgl. Kommentar Nick Schamborski hatte kommentiert: „</w:t>
      </w:r>
      <w:r w:rsidRPr="0008649C">
        <w:rPr>
          <w:color w:val="000000"/>
        </w:rPr>
        <w:t>Vielleicht auch nochmal betonen, dass alle meine Arbeiten ausnahmslos immer mit anderen Künstlerin entstehen, und vor</w:t>
      </w:r>
      <w:r>
        <w:rPr>
          <w:color w:val="000000"/>
        </w:rPr>
        <w:t xml:space="preserve"> </w:t>
      </w:r>
      <w:r w:rsidRPr="0008649C">
        <w:rPr>
          <w:color w:val="000000"/>
        </w:rPr>
        <w:t xml:space="preserve">allem, dass viele Arbeiten in Kollaborationen mit </w:t>
      </w:r>
      <w:proofErr w:type="spellStart"/>
      <w:r w:rsidRPr="0008649C">
        <w:rPr>
          <w:color w:val="000000"/>
        </w:rPr>
        <w:t>hit</w:t>
      </w:r>
      <w:r>
        <w:rPr>
          <w:color w:val="000000"/>
        </w:rPr>
        <w:t>us</w:t>
      </w:r>
      <w:proofErr w:type="spellEnd"/>
      <w:r>
        <w:rPr>
          <w:color w:val="000000"/>
        </w:rPr>
        <w:t xml:space="preserve"> t. </w:t>
      </w:r>
      <w:proofErr w:type="spellStart"/>
      <w:r>
        <w:rPr>
          <w:color w:val="000000"/>
        </w:rPr>
        <w:t>manleitner</w:t>
      </w:r>
      <w:proofErr w:type="spellEnd"/>
      <w:r>
        <w:rPr>
          <w:color w:val="000000"/>
        </w:rPr>
        <w:t xml:space="preserve"> </w:t>
      </w:r>
      <w:proofErr w:type="spellStart"/>
      <w:r>
        <w:rPr>
          <w:color w:val="000000"/>
        </w:rPr>
        <w:t>enstanden</w:t>
      </w:r>
      <w:proofErr w:type="spellEnd"/>
      <w:r>
        <w:rPr>
          <w:color w:val="000000"/>
        </w:rPr>
        <w:t xml:space="preserve"> sind.“</w:t>
      </w:r>
    </w:p>
  </w:comment>
  <w:comment w:id="46" w:author="Anne Renner" w:date="2021-07-06T10:58:00Z" w:initials="AR">
    <w:p w14:paraId="56FBEFBD" w14:textId="2A1948BB" w:rsidR="009B5A33" w:rsidRDefault="009B5A33">
      <w:pPr>
        <w:pStyle w:val="Kommentartext"/>
      </w:pPr>
      <w:r>
        <w:rPr>
          <w:rStyle w:val="Kommentarzeichen"/>
        </w:rPr>
        <w:annotationRef/>
      </w:r>
      <w:r w:rsidR="00CD720B">
        <w:t>Nomen „</w:t>
      </w:r>
      <w:proofErr w:type="spellStart"/>
      <w:r w:rsidR="00CD720B">
        <w:t>Skul</w:t>
      </w:r>
      <w:r w:rsidR="00B0246D">
        <w:t>p</w:t>
      </w:r>
      <w:r w:rsidR="00CD720B">
        <w:t>turierung</w:t>
      </w:r>
      <w:proofErr w:type="spellEnd"/>
      <w:r w:rsidR="00CD720B">
        <w:t>“</w:t>
      </w:r>
      <w:r>
        <w:t xml:space="preserve"> </w:t>
      </w:r>
      <w:r w:rsidR="00DA60FF">
        <w:t>existiert nicht; möglich wäre höchstens noch „des Skulpturierens“</w:t>
      </w:r>
    </w:p>
  </w:comment>
  <w:comment w:id="57" w:author="Anne Renner" w:date="2021-07-06T14:32:00Z" w:initials="AR">
    <w:p w14:paraId="720DABB0" w14:textId="38960316" w:rsidR="00CD41DE" w:rsidRDefault="00CD41DE">
      <w:pPr>
        <w:pStyle w:val="Kommentartext"/>
      </w:pPr>
      <w:r>
        <w:rPr>
          <w:rStyle w:val="Kommentarzeichen"/>
        </w:rPr>
        <w:annotationRef/>
      </w:r>
      <w:r>
        <w:t>Vgl. Kommentar Nick Schamborski: „</w:t>
      </w:r>
      <w:r w:rsidRPr="0008649C">
        <w:rPr>
          <w:color w:val="000000"/>
        </w:rPr>
        <w:t>Vielleicht auch nochmal betonen, dass alle meine Arbeiten ausnahmslos immer mit anderen Künstlerin entstehen,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38C754" w15:done="0"/>
  <w15:commentEx w15:paraId="3793EA8E" w15:done="0"/>
  <w15:commentEx w15:paraId="072168E7" w15:done="0"/>
  <w15:commentEx w15:paraId="29CDCBE5" w15:done="0"/>
  <w15:commentEx w15:paraId="64ED567A" w15:done="0"/>
  <w15:commentEx w15:paraId="56FBEFBD" w15:done="0"/>
  <w15:commentEx w15:paraId="720DABB0"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213FCA1" w16cex:dateUtc="2021-07-05T14:18:08.166Z"/>
  <w16cex:commentExtensible w16cex:durableId="0ABBAA59" w16cex:dateUtc="2021-07-05T14:21:47.968Z"/>
  <w16cex:commentExtensible w16cex:durableId="0D7D66F0" w16cex:dateUtc="2021-07-05T14:34:07.675Z"/>
  <w16cex:commentExtensible w16cex:durableId="200D632F" w16cex:dateUtc="2021-07-05T14:37:46.796Z"/>
</w16cex:commentsExtensible>
</file>

<file path=word/commentsIds.xml><?xml version="1.0" encoding="utf-8"?>
<w16cid:commentsIds xmlns:mc="http://schemas.openxmlformats.org/markup-compatibility/2006" xmlns:w16cid="http://schemas.microsoft.com/office/word/2016/wordml/cid" mc:Ignorable="w16cid">
  <w16cid:commentId w16cid:paraId="280EAD35" w16cid:durableId="54F902A4"/>
  <w16cid:commentId w16cid:paraId="3CF43683" w16cid:durableId="3572D13B"/>
  <w16cid:commentId w16cid:paraId="70A0EEAA" w16cid:durableId="45CFB0BF"/>
  <w16cid:commentId w16cid:paraId="072168E7" w16cid:durableId="364BE0D3"/>
  <w16cid:commentId w16cid:paraId="57165C23" w16cid:durableId="475D8AAD"/>
  <w16cid:commentId w16cid:paraId="053904C6" w16cid:durableId="6D1A64C4"/>
  <w16cid:commentId w16cid:paraId="46A4A719" w16cid:durableId="3C1A4A5B"/>
  <w16cid:commentId w16cid:paraId="4984EB45" w16cid:durableId="727A1EEC"/>
  <w16cid:commentId w16cid:paraId="69176F69" w16cid:durableId="7FBDDDAB"/>
  <w16cid:commentId w16cid:paraId="46214AE4" w16cid:durableId="53D4CB1C"/>
  <w16cid:commentId w16cid:paraId="39E1E0D8" w16cid:durableId="795B7B65"/>
  <w16cid:commentId w16cid:paraId="6EB15ED7" w16cid:durableId="7421E410"/>
  <w16cid:commentId w16cid:paraId="522AF078" w16cid:durableId="0213FCA1"/>
  <w16cid:commentId w16cid:paraId="49F15121" w16cid:durableId="0ABBAA59"/>
  <w16cid:commentId w16cid:paraId="01AF35A9" w16cid:durableId="0D7D66F0"/>
  <w16cid:commentId w16cid:paraId="095C2B3D" w16cid:durableId="200D632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66E3F" w14:textId="77777777" w:rsidR="00CE1F7B" w:rsidRDefault="00621001">
      <w:pPr>
        <w:spacing w:line="240" w:lineRule="auto"/>
      </w:pPr>
      <w:r>
        <w:separator/>
      </w:r>
    </w:p>
  </w:endnote>
  <w:endnote w:type="continuationSeparator" w:id="0">
    <w:p w14:paraId="4D78CD22" w14:textId="77777777" w:rsidR="00CE1F7B" w:rsidRDefault="00621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FF3976" w14:textId="77777777" w:rsidR="00CE1F7B" w:rsidRDefault="00621001">
      <w:pPr>
        <w:spacing w:line="240" w:lineRule="auto"/>
      </w:pPr>
      <w:r>
        <w:separator/>
      </w:r>
    </w:p>
  </w:footnote>
  <w:footnote w:type="continuationSeparator" w:id="0">
    <w:p w14:paraId="00A6E375" w14:textId="77777777" w:rsidR="00CE1F7B" w:rsidRDefault="00621001">
      <w:pPr>
        <w:spacing w:line="240" w:lineRule="auto"/>
      </w:pPr>
      <w:r>
        <w:continuationSeparator/>
      </w:r>
    </w:p>
  </w:footnote>
  <w:footnote w:id="1">
    <w:p w14:paraId="00000036" w14:textId="77777777" w:rsidR="00C321BD" w:rsidRPr="00621001" w:rsidRDefault="00621001">
      <w:pPr>
        <w:spacing w:line="240" w:lineRule="auto"/>
        <w:rPr>
          <w:sz w:val="20"/>
          <w:szCs w:val="20"/>
          <w:lang w:val="en-GB"/>
        </w:rPr>
      </w:pPr>
      <w:r>
        <w:rPr>
          <w:vertAlign w:val="superscript"/>
        </w:rPr>
        <w:footnoteRef/>
      </w:r>
      <w:r w:rsidRPr="00621001">
        <w:rPr>
          <w:sz w:val="20"/>
          <w:szCs w:val="20"/>
          <w:lang w:val="en-GB"/>
        </w:rPr>
        <w:t xml:space="preserve"> </w:t>
      </w:r>
      <w:proofErr w:type="spellStart"/>
      <w:r w:rsidRPr="00621001">
        <w:rPr>
          <w:sz w:val="20"/>
          <w:szCs w:val="20"/>
          <w:lang w:val="en-GB"/>
        </w:rPr>
        <w:t>Siehe</w:t>
      </w:r>
      <w:proofErr w:type="spellEnd"/>
      <w:r w:rsidRPr="00621001">
        <w:rPr>
          <w:sz w:val="20"/>
          <w:szCs w:val="20"/>
          <w:lang w:val="en-GB"/>
        </w:rPr>
        <w:t xml:space="preserve"> Arts of the Working Class, Quarantine Issue, no.11, April-June 2020.</w:t>
      </w:r>
    </w:p>
  </w:footnote>
  <w:footnote w:id="2">
    <w:p w14:paraId="00000037" w14:textId="77777777" w:rsidR="00C321BD" w:rsidRDefault="00621001">
      <w:pPr>
        <w:spacing w:line="240" w:lineRule="auto"/>
        <w:rPr>
          <w:sz w:val="20"/>
          <w:szCs w:val="20"/>
        </w:rPr>
      </w:pPr>
      <w:r>
        <w:rPr>
          <w:vertAlign w:val="superscript"/>
        </w:rPr>
        <w:footnoteRef/>
      </w:r>
      <w:r>
        <w:rPr>
          <w:sz w:val="20"/>
          <w:szCs w:val="20"/>
        </w:rPr>
        <w:t xml:space="preserve"> Dieser Satz wurde vom Schriftsteller </w:t>
      </w:r>
      <w:proofErr w:type="spellStart"/>
      <w:r>
        <w:rPr>
          <w:sz w:val="20"/>
          <w:szCs w:val="20"/>
        </w:rPr>
        <w:t>Ocean</w:t>
      </w:r>
      <w:proofErr w:type="spellEnd"/>
      <w:r>
        <w:rPr>
          <w:sz w:val="20"/>
          <w:szCs w:val="20"/>
        </w:rPr>
        <w:t xml:space="preserve"> Vuong mehrmals zitiert. Ich habe ihn </w:t>
      </w:r>
      <w:proofErr w:type="spellStart"/>
      <w:r>
        <w:rPr>
          <w:sz w:val="20"/>
          <w:szCs w:val="20"/>
        </w:rPr>
        <w:t>ihn</w:t>
      </w:r>
      <w:proofErr w:type="spellEnd"/>
      <w:r>
        <w:rPr>
          <w:sz w:val="20"/>
          <w:szCs w:val="20"/>
        </w:rPr>
        <w:t xml:space="preserve"> zum ersten Mal beim New Yorker Festival im Oktober 2019 sagen hören.</w:t>
      </w:r>
    </w:p>
  </w:footnote>
  <w:footnote w:id="3">
    <w:p w14:paraId="00000038" w14:textId="77777777" w:rsidR="00C321BD" w:rsidRDefault="00621001">
      <w:pPr>
        <w:spacing w:line="240" w:lineRule="auto"/>
        <w:rPr>
          <w:sz w:val="20"/>
          <w:szCs w:val="20"/>
        </w:rPr>
      </w:pPr>
      <w:r>
        <w:rPr>
          <w:vertAlign w:val="superscript"/>
        </w:rPr>
        <w:footnoteRef/>
      </w:r>
      <w:r>
        <w:rPr>
          <w:sz w:val="20"/>
          <w:szCs w:val="20"/>
        </w:rPr>
        <w:t xml:space="preserve"> Titel auch seines eigenen Portfolios künstlerischer Arbeiten.</w:t>
      </w:r>
    </w:p>
  </w:footnote>
  <w:footnote w:id="4">
    <w:p w14:paraId="730A41B9" w14:textId="366478DE" w:rsidR="00A90553" w:rsidRDefault="00A90553">
      <w:pPr>
        <w:pStyle w:val="Funotentext"/>
      </w:pPr>
      <w:ins w:id="34" w:author="Anne Renner" w:date="2021-07-06T14:09:00Z">
        <w:r>
          <w:rPr>
            <w:rStyle w:val="Funotenzeichen"/>
          </w:rPr>
          <w:footnoteRef/>
        </w:r>
        <w:r>
          <w:t xml:space="preserve"> </w:t>
        </w:r>
        <w:r>
          <w:t xml:space="preserve">Mit </w:t>
        </w:r>
        <w:proofErr w:type="spellStart"/>
        <w:r>
          <w:t>hitus</w:t>
        </w:r>
        <w:proofErr w:type="spellEnd"/>
        <w:r>
          <w:t xml:space="preserve"> t. </w:t>
        </w:r>
        <w:proofErr w:type="spellStart"/>
        <w:r>
          <w:t>ma</w:t>
        </w:r>
        <w:r>
          <w:t>n</w:t>
        </w:r>
        <w:r>
          <w:t>leitner</w:t>
        </w:r>
        <w:proofErr w:type="spellEnd"/>
        <w:r>
          <w:t xml:space="preserve"> hat Nick</w:t>
        </w:r>
        <w:r>
          <w:t xml:space="preserve"> Schamborski</w:t>
        </w:r>
        <w:r>
          <w:t xml:space="preserve"> bei vielen seiner Arbeiten kooperiert.</w:t>
        </w:r>
      </w:ins>
    </w:p>
  </w:footnote>
  <w:footnote w:id="5">
    <w:p w14:paraId="00000039" w14:textId="75C96F48" w:rsidR="00C321BD" w:rsidRDefault="00621001">
      <w:pPr>
        <w:spacing w:line="240" w:lineRule="auto"/>
        <w:rPr>
          <w:sz w:val="20"/>
          <w:szCs w:val="20"/>
        </w:rPr>
      </w:pPr>
      <w:r>
        <w:rPr>
          <w:vertAlign w:val="superscript"/>
        </w:rPr>
        <w:footnoteRef/>
      </w:r>
      <w:r>
        <w:rPr>
          <w:sz w:val="20"/>
          <w:szCs w:val="20"/>
        </w:rPr>
        <w:t xml:space="preserve"> Siehe https://linktr.ee/this.is.germany</w:t>
      </w:r>
      <w:del w:id="38" w:author="Anne Renner" w:date="2021-07-06T13:48:00Z">
        <w:r w:rsidDel="000D6EA5">
          <w:rPr>
            <w:sz w:val="20"/>
            <w:szCs w:val="20"/>
          </w:rPr>
          <w:delText>.</w:delText>
        </w:r>
      </w:del>
      <w:ins w:id="39" w:author="Anne Renner" w:date="2021-07-06T13:48:00Z">
        <w:r w:rsidR="000D6EA5">
          <w:rPr>
            <w:sz w:val="20"/>
            <w:szCs w:val="20"/>
          </w:rPr>
          <w:t>(</w:t>
        </w:r>
        <w:r w:rsidR="000D6EA5" w:rsidRPr="000D6EA5">
          <w:rPr>
            <w:sz w:val="20"/>
            <w:szCs w:val="20"/>
          </w:rPr>
          <w:t>Stand: 06.</w:t>
        </w:r>
      </w:ins>
      <w:ins w:id="40" w:author="Anne Renner" w:date="2021-07-06T13:49:00Z">
        <w:r w:rsidR="000D6EA5">
          <w:rPr>
            <w:sz w:val="20"/>
            <w:szCs w:val="20"/>
          </w:rPr>
          <w:t>07</w:t>
        </w:r>
      </w:ins>
      <w:ins w:id="41" w:author="Anne Renner" w:date="2021-07-06T13:48:00Z">
        <w:r w:rsidR="000D6EA5" w:rsidRPr="000D6EA5">
          <w:rPr>
            <w:sz w:val="20"/>
            <w:szCs w:val="20"/>
          </w:rPr>
          <w:t>.2021</w:t>
        </w:r>
        <w:r w:rsidR="000D6EA5" w:rsidRPr="00E96D4B">
          <w:rPr>
            <w:sz w:val="20"/>
            <w:szCs w:val="20"/>
          </w:rPr>
          <w:t>).</w:t>
        </w:r>
      </w:ins>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ne Renner">
    <w15:presenceInfo w15:providerId="AD" w15:userId="S-1-5-21-1292428093-879983540-682003330-17623"/>
  </w15:person>
  <w15:person w15:author="Sabine Jawurek">
    <w15:presenceInfo w15:providerId="AD" w15:userId="S::jawurek@studentenwerke.de::1028d319-8190-4d9a-b5cd-50141934e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1BD"/>
    <w:rsid w:val="00034774"/>
    <w:rsid w:val="00056B99"/>
    <w:rsid w:val="00087B54"/>
    <w:rsid w:val="000D6EA5"/>
    <w:rsid w:val="0013306C"/>
    <w:rsid w:val="0015759D"/>
    <w:rsid w:val="00230C0A"/>
    <w:rsid w:val="003952C3"/>
    <w:rsid w:val="004737A1"/>
    <w:rsid w:val="004C5BD8"/>
    <w:rsid w:val="00500625"/>
    <w:rsid w:val="005738CC"/>
    <w:rsid w:val="00621001"/>
    <w:rsid w:val="00721B0B"/>
    <w:rsid w:val="007A0885"/>
    <w:rsid w:val="0096060A"/>
    <w:rsid w:val="009B5A33"/>
    <w:rsid w:val="00A3046C"/>
    <w:rsid w:val="00A90553"/>
    <w:rsid w:val="00AE0277"/>
    <w:rsid w:val="00AE2E05"/>
    <w:rsid w:val="00B0246D"/>
    <w:rsid w:val="00B07148"/>
    <w:rsid w:val="00B15B2A"/>
    <w:rsid w:val="00B2355C"/>
    <w:rsid w:val="00B355FF"/>
    <w:rsid w:val="00BD55D7"/>
    <w:rsid w:val="00C321BD"/>
    <w:rsid w:val="00CA5F40"/>
    <w:rsid w:val="00CD41DE"/>
    <w:rsid w:val="00CD720B"/>
    <w:rsid w:val="00CE1F7B"/>
    <w:rsid w:val="00D25927"/>
    <w:rsid w:val="00D3721B"/>
    <w:rsid w:val="00DA60FF"/>
    <w:rsid w:val="00DB4F90"/>
    <w:rsid w:val="00E46E71"/>
    <w:rsid w:val="00E96D4B"/>
    <w:rsid w:val="00FF57ED"/>
    <w:rsid w:val="08CE7784"/>
    <w:rsid w:val="18CF1B05"/>
    <w:rsid w:val="198ACBC2"/>
    <w:rsid w:val="2AC7BA79"/>
    <w:rsid w:val="419923C8"/>
    <w:rsid w:val="510177AD"/>
    <w:rsid w:val="537D8875"/>
    <w:rsid w:val="689B3E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8875"/>
  <w15:docId w15:val="{4AFAEFA0-9CBB-4EFC-8155-79839E39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de-DE" w:eastAsia="de-D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style>
  <w:style w:type="paragraph" w:styleId="berschrift1">
    <w:name w:val="heading 1"/>
    <w:basedOn w:val="Standard"/>
    <w:next w:val="Standard"/>
    <w:pPr>
      <w:keepNext/>
      <w:keepLines/>
      <w:spacing w:before="400" w:after="120"/>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F25B42"/>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25B42"/>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82692F"/>
    <w:rPr>
      <w:b/>
      <w:bCs/>
    </w:rPr>
  </w:style>
  <w:style w:type="character" w:customStyle="1" w:styleId="KommentarthemaZchn">
    <w:name w:val="Kommentarthema Zchn"/>
    <w:basedOn w:val="KommentartextZchn"/>
    <w:link w:val="Kommentarthema"/>
    <w:uiPriority w:val="99"/>
    <w:semiHidden/>
    <w:rsid w:val="0082692F"/>
    <w:rPr>
      <w:b/>
      <w:bCs/>
      <w:sz w:val="20"/>
      <w:szCs w:val="20"/>
    </w:rPr>
  </w:style>
  <w:style w:type="character" w:styleId="Hyperlink">
    <w:name w:val="Hyperlink"/>
    <w:basedOn w:val="Absatz-Standardschriftart"/>
    <w:uiPriority w:val="99"/>
    <w:unhideWhenUsed/>
    <w:rsid w:val="000D6EA5"/>
    <w:rPr>
      <w:color w:val="0000FF" w:themeColor="hyperlink"/>
      <w:u w:val="single"/>
    </w:rPr>
  </w:style>
  <w:style w:type="paragraph" w:styleId="Funotentext">
    <w:name w:val="footnote text"/>
    <w:basedOn w:val="Standard"/>
    <w:link w:val="FunotentextZchn"/>
    <w:uiPriority w:val="99"/>
    <w:semiHidden/>
    <w:unhideWhenUsed/>
    <w:rsid w:val="00A90553"/>
    <w:pPr>
      <w:spacing w:line="240" w:lineRule="auto"/>
    </w:pPr>
    <w:rPr>
      <w:sz w:val="20"/>
      <w:szCs w:val="20"/>
    </w:rPr>
  </w:style>
  <w:style w:type="character" w:customStyle="1" w:styleId="FunotentextZchn">
    <w:name w:val="Fußnotentext Zchn"/>
    <w:basedOn w:val="Absatz-Standardschriftart"/>
    <w:link w:val="Funotentext"/>
    <w:uiPriority w:val="99"/>
    <w:semiHidden/>
    <w:rsid w:val="00A90553"/>
    <w:rPr>
      <w:sz w:val="20"/>
      <w:szCs w:val="20"/>
    </w:rPr>
  </w:style>
  <w:style w:type="character" w:styleId="Funotenzeichen">
    <w:name w:val="footnote reference"/>
    <w:basedOn w:val="Absatz-Standardschriftart"/>
    <w:uiPriority w:val="99"/>
    <w:semiHidden/>
    <w:unhideWhenUsed/>
    <w:rsid w:val="00A905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828a10dd00684f0e" Type="http://schemas.microsoft.com/office/2016/09/relationships/commentsIds" Target="commentsIds.xml"/><Relationship Id="R5b473219cc98407c" Type="http://schemas.microsoft.com/office/2018/08/relationships/commentsExtensible" Target="commentsExtensible.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8481EC232A29A40AEECB075A2B16E9F" ma:contentTypeVersion="4" ma:contentTypeDescription="Ein neues Dokument erstellen." ma:contentTypeScope="" ma:versionID="f2ac6da34952da01055bff04de5992de">
  <xsd:schema xmlns:xsd="http://www.w3.org/2001/XMLSchema" xmlns:xs="http://www.w3.org/2001/XMLSchema" xmlns:p="http://schemas.microsoft.com/office/2006/metadata/properties" xmlns:ns2="0d2a8eb4-5fc1-4797-9ebf-8931eb96c052" targetNamespace="http://schemas.microsoft.com/office/2006/metadata/properties" ma:root="true" ma:fieldsID="6ac58a04d8e0b171cbea1752599dd1fa" ns2:_="">
    <xsd:import namespace="0d2a8eb4-5fc1-4797-9ebf-8931eb96c0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2a8eb4-5fc1-4797-9ebf-8931eb96c0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MYt1ly86/9mpO67gC301QgDwYMg==">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31F7C-2FE5-4457-B4C9-6B2E1D4CE1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90C272-4D9D-4CBA-8C07-34C46583BC3C}">
  <ds:schemaRefs>
    <ds:schemaRef ds:uri="http://schemas.microsoft.com/sharepoint/v3/contenttype/forms"/>
  </ds:schemaRefs>
</ds:datastoreItem>
</file>

<file path=customXml/itemProps3.xml><?xml version="1.0" encoding="utf-8"?>
<ds:datastoreItem xmlns:ds="http://schemas.openxmlformats.org/officeDocument/2006/customXml" ds:itemID="{80A8E0E3-DECC-4F82-BC53-DDBC45C9F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2a8eb4-5fc1-4797-9ebf-8931eb96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5.xml><?xml version="1.0" encoding="utf-8"?>
<ds:datastoreItem xmlns:ds="http://schemas.openxmlformats.org/officeDocument/2006/customXml" ds:itemID="{574F937D-E95C-4E08-97A7-7D7B0BE7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2151</Words>
  <Characters>14138</Characters>
  <Application>Microsoft Office Word</Application>
  <DocSecurity>0</DocSecurity>
  <Lines>228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Anne Renner</cp:lastModifiedBy>
  <cp:revision>44</cp:revision>
  <dcterms:created xsi:type="dcterms:W3CDTF">2021-06-25T20:50:00Z</dcterms:created>
  <dcterms:modified xsi:type="dcterms:W3CDTF">2021-07-06T12:47:00Z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0x010100A8481EC232A29A40AEECB075A2B16E9F</vt:lpwstr>
  </property>
</Properties>
</file>